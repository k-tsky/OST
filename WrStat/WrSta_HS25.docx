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36D0" w14:textId="7A498CDC" w:rsidR="00DB570A" w:rsidRPr="004A4FC1" w:rsidRDefault="00DB570A" w:rsidP="00290B4B">
      <w:pPr>
        <w:pStyle w:val="Title"/>
        <w:shd w:val="clear" w:color="auto" w:fill="DAE9F7" w:themeFill="text2" w:themeFillTint="1A"/>
        <w:spacing w:after="0"/>
        <w:rPr>
          <w:color w:val="000000" w:themeColor="text1"/>
          <w:lang w:val="de-CH"/>
        </w:rPr>
      </w:pPr>
      <w:bookmarkStart w:id="0" w:name="_Toc217229536"/>
      <w:r w:rsidRPr="004A4FC1">
        <w:rPr>
          <w:color w:val="000000" w:themeColor="text1"/>
          <w:lang w:val="de-CH"/>
        </w:rPr>
        <w:t xml:space="preserve">WrStat: Zusammenfassung </w:t>
      </w:r>
      <w:bookmarkEnd w:id="0"/>
    </w:p>
    <w:p w14:paraId="00194253" w14:textId="5A3DBD33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r>
        <w:rPr>
          <w:color w:val="000000" w:themeColor="text1"/>
          <w:lang w:val="de-CH"/>
        </w:rPr>
        <w:fldChar w:fldCharType="begin"/>
      </w:r>
      <w:r>
        <w:rPr>
          <w:color w:val="000000" w:themeColor="text1"/>
          <w:lang w:val="de-CH"/>
        </w:rPr>
        <w:instrText xml:space="preserve"> TOC \o "1-1" \h \z \u </w:instrText>
      </w:r>
      <w:r>
        <w:rPr>
          <w:color w:val="000000" w:themeColor="text1"/>
          <w:lang w:val="de-CH"/>
        </w:rPr>
        <w:fldChar w:fldCharType="separate"/>
      </w:r>
      <w:hyperlink w:anchor="_Toc218240054" w:history="1">
        <w:r w:rsidRPr="00635B13">
          <w:rPr>
            <w:rStyle w:val="Hyperlink"/>
            <w:noProof/>
            <w:lang w:val="de-CH"/>
          </w:rPr>
          <w:t>Diverses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122844" w14:textId="275AF8AE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55" w:history="1">
        <w:r w:rsidRPr="00635B13">
          <w:rPr>
            <w:rStyle w:val="Hyperlink"/>
            <w:noProof/>
            <w:lang w:val="de-CH"/>
          </w:rPr>
          <w:t>Aufgabe 1: Kombinatorik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9FA8CD" w14:textId="766970F1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56" w:history="1">
        <w:r w:rsidRPr="00635B13">
          <w:rPr>
            <w:rStyle w:val="Hyperlink"/>
            <w:noProof/>
            <w:lang w:val="de-CH"/>
          </w:rPr>
          <w:t>Aufgabe 2: Lineare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1B7765" w14:textId="58AD74BA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57" w:history="1">
        <w:r w:rsidRPr="00635B13">
          <w:rPr>
            <w:rStyle w:val="Hyperlink"/>
            <w:noProof/>
            <w:lang w:val="de-CH"/>
          </w:rPr>
          <w:t>Aufgabe 3: Wahrscheinlichkeitsdichte und Berechnung von E(x) und var(x)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C03D00" w14:textId="01B27BEB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58" w:history="1">
        <w:r w:rsidRPr="00635B13">
          <w:rPr>
            <w:rStyle w:val="Hyperlink"/>
            <w:noProof/>
            <w:lang w:val="de-CH"/>
          </w:rPr>
          <w:t>Aufgabe 4 (oder 5): X</w:t>
        </w:r>
        <w:r w:rsidRPr="00635B13">
          <w:rPr>
            <w:rStyle w:val="Hyperlink"/>
            <w:noProof/>
            <w:vertAlign w:val="superscript"/>
            <w:lang w:val="de-CH"/>
          </w:rPr>
          <w:t>2</w:t>
        </w:r>
        <w:r w:rsidRPr="00635B13">
          <w:rPr>
            <w:rStyle w:val="Hyperlink"/>
            <w:noProof/>
            <w:lang w:val="de-CH"/>
          </w:rPr>
          <w:t>-Test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F104A3" w14:textId="46219C2B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59" w:history="1">
        <w:r w:rsidRPr="00635B13">
          <w:rPr>
            <w:rStyle w:val="Hyperlink"/>
            <w:noProof/>
            <w:lang w:val="de-CH"/>
          </w:rPr>
          <w:t>Aufgabe 5 (oder 4): Binomialverteilung &amp; Normalverteilungsapproximation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4BC0AC" w14:textId="632A6636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60" w:history="1">
        <w:r w:rsidRPr="00635B13">
          <w:rPr>
            <w:rStyle w:val="Hyperlink"/>
            <w:noProof/>
            <w:lang w:val="de-CH"/>
          </w:rPr>
          <w:t>Aufgabe 6 oder 7 (?): Anwendung der Normalverteilung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62B700F" w14:textId="0C3B9237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61" w:history="1">
        <w:r w:rsidRPr="00635B13">
          <w:rPr>
            <w:rStyle w:val="Hyperlink"/>
            <w:noProof/>
            <w:lang w:val="de-CH"/>
          </w:rPr>
          <w:t>Aufgabe 7 oder 8 (?): Poisson-Verteilung für seltene Ereignisse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76C6AA" w14:textId="68C87E79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62" w:history="1">
        <w:r w:rsidRPr="00635B13">
          <w:rPr>
            <w:rStyle w:val="Hyperlink"/>
            <w:noProof/>
            <w:lang w:val="de-CH"/>
          </w:rPr>
          <w:t>Aufgabe 7 oder 8:  Wahrscheinlichkeit, Satz von Bayes, Satz der Totalen Wahrscheinlichkeit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_Toc218240062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6B05214" w14:textId="1D9CDDD3" w:rsidR="00AB017F" w:rsidRDefault="00AB017F">
      <w:pPr>
        <w:pStyle w:val="TOC1"/>
        <w:tabs>
          <w:tab w:val="right" w:leader="dot" w:pos="10456"/>
        </w:tabs>
        <w:rPr>
          <w:noProof/>
          <w:kern w:val="2"/>
          <w:sz w:val="24"/>
          <w:szCs w:val="24"/>
          <w:lang w:val="en-CH" w:eastAsia="en-CH"/>
          <w14:ligatures w14:val="standardContextual"/>
        </w:rPr>
      </w:pPr>
      <w:hyperlink w:anchor="_Toc218240063" w:history="1">
        <w:r w:rsidRPr="00635B13">
          <w:rPr>
            <w:rStyle w:val="Hyperlink"/>
            <w:noProof/>
            <w:lang w:val="de-CH"/>
          </w:rPr>
          <w:t>Zusatzmaterial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lastRenderedPageBreak/>
          <w:fldChar w:fldCharType="begin"/>
        </w:r>
        <w:r>
          <w:rPr>
            <w:noProof/>
            <w:webHidden/>
          </w:rPr>
          <w:instrText xml:space="preserve"> PAGEREF _Toc218240063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7442CF7" w14:textId="6549BFCD" w:rsidR="00517A8D" w:rsidRPr="004A4FC1" w:rsidRDefault="00AB017F" w:rsidP="00290B4B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fldChar w:fldCharType="end"/>
      </w:r>
    </w:p>
    <w:p w14:paraId="73EB8374" w14:textId="7A65E9C8" w:rsidR="00DB570A" w:rsidRPr="004A4FC1" w:rsidRDefault="00DB570A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" w:name="_Toc217229537"/>
      <w:bookmarkStart w:id="2" w:name="_Toc217310926"/>
      <w:bookmarkStart w:id="3" w:name="_Toc218240054"/>
      <w:r w:rsidRPr="004A4FC1">
        <w:rPr>
          <w:color w:val="000000" w:themeColor="text1"/>
          <w:lang w:val="de-CH"/>
        </w:rPr>
        <w:t>Diverses</w:t>
      </w:r>
      <w:bookmarkEnd w:id="1"/>
      <w:bookmarkEnd w:id="2"/>
      <w:bookmarkEnd w:id="3"/>
    </w:p>
    <w:p w14:paraId="2D1EFAFE" w14:textId="2EEA7B06" w:rsidR="00DB570A" w:rsidRPr="00C06CBC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b/>
          <w:bCs/>
          <w:color w:val="000000" w:themeColor="text1"/>
          <w:lang w:val="de-CH"/>
        </w:rPr>
        <w:t>Hilfsmittel:</w:t>
      </w:r>
      <w:r w:rsidR="00517A8D" w:rsidRPr="00C06CBC">
        <w:rPr>
          <w:b/>
          <w:bCs/>
          <w:color w:val="000000" w:themeColor="text1"/>
          <w:lang w:val="de-CH"/>
        </w:rPr>
        <w:t xml:space="preserve"> </w:t>
      </w:r>
      <w:r w:rsidRPr="00C06CBC">
        <w:rPr>
          <w:color w:val="000000" w:themeColor="text1"/>
          <w:lang w:val="de-CH"/>
        </w:rPr>
        <w:t xml:space="preserve">Die Prüfung ist </w:t>
      </w:r>
      <w:r w:rsidRPr="00C06CBC">
        <w:rPr>
          <w:i/>
          <w:iCs/>
          <w:color w:val="000000" w:themeColor="text1"/>
          <w:lang w:val="de-CH"/>
        </w:rPr>
        <w:t>Open-Book</w:t>
      </w:r>
      <w:r w:rsidRPr="00C06CBC">
        <w:rPr>
          <w:color w:val="000000" w:themeColor="text1"/>
          <w:lang w:val="de-CH"/>
        </w:rPr>
        <w:t>-Prüfung, aber es sind keine Notebooks erlaubt</w:t>
      </w:r>
    </w:p>
    <w:p w14:paraId="188FB3E0" w14:textId="31DD5FD5" w:rsidR="00DB570A" w:rsidRPr="00C06CBC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b/>
          <w:bCs/>
          <w:color w:val="000000" w:themeColor="text1"/>
          <w:lang w:val="de-CH"/>
        </w:rPr>
        <w:t>Hinweis:</w:t>
      </w:r>
      <w:r w:rsidR="00517A8D" w:rsidRPr="00C06CBC">
        <w:rPr>
          <w:b/>
          <w:bCs/>
          <w:color w:val="000000" w:themeColor="text1"/>
          <w:lang w:val="de-CH"/>
        </w:rPr>
        <w:t xml:space="preserve"> </w:t>
      </w:r>
      <w:r w:rsidRPr="00C06CBC">
        <w:rPr>
          <w:color w:val="000000" w:themeColor="text1"/>
          <w:lang w:val="de-CH"/>
        </w:rPr>
        <w:t>Alle Lösungen müssen einen vollständig nachvollziehbaren Lösungsweg enthalten, der mit Bleistift und Papier dargestellt ist. Reine Taschenrechnerresultate ohne Herleitung werden nicht bewertet.</w:t>
      </w:r>
    </w:p>
    <w:p w14:paraId="5BF4446E" w14:textId="174155BE" w:rsidR="00DB570A" w:rsidRPr="00C06CBC" w:rsidRDefault="00DB570A" w:rsidP="51E03986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b/>
          <w:bCs/>
          <w:color w:val="000000" w:themeColor="text1"/>
          <w:lang w:val="de-CH"/>
        </w:rPr>
        <w:t>Unterlagen und Taschenrechnerhinweise:</w:t>
      </w:r>
      <w:r w:rsidR="00517A8D" w:rsidRPr="00C06CBC">
        <w:rPr>
          <w:b/>
          <w:bCs/>
          <w:color w:val="000000" w:themeColor="text1"/>
          <w:lang w:val="de-CH"/>
        </w:rPr>
        <w:t xml:space="preserve"> </w:t>
      </w:r>
      <w:r w:rsidRPr="00C06CBC">
        <w:rPr>
          <w:color w:val="000000" w:themeColor="text1"/>
          <w:lang w:val="de-CH"/>
        </w:rPr>
        <w:t>Einige Ausschnitte stammen aus der Zusammenfassung von Nina Grässli und Janis Tschan, während allfällige Taschenrechner-Skripte von Alex Krieg verfasst wurden. In der Zusammenfassung finden sich Anweisungen zur Benutzung des Taschenrechners. Diese beziehen sich auf den TI-Nspire CX II-T von Alex Krieg sowie auf das Skript unter</w:t>
      </w:r>
      <w:r w:rsidRPr="00C06CBC">
        <w:rPr>
          <w:lang w:val="de-CH"/>
        </w:rPr>
        <w:br/>
      </w:r>
      <w:r>
        <w:fldChar w:fldCharType="begin"/>
      </w:r>
      <w:r w:rsidRPr="00035206">
        <w:rPr>
          <w:lang w:val="de-CH"/>
          <w:rPrChange w:id="4" w:author="Melanie Müller" w:date="2025-12-31T10:06:00Z" w16du:dateUtc="2025-12-31T09:06:00Z">
            <w:rPr/>
          </w:rPrChange>
        </w:rPr>
        <w:instrText>HYPERLINK "https://github.com/KROIA/OST_WrStat" \h</w:instrText>
      </w:r>
      <w:r>
        <w:fldChar w:fldCharType="separate"/>
      </w:r>
      <w:r w:rsidRPr="00C06CBC">
        <w:rPr>
          <w:rStyle w:val="Hyperlink"/>
          <w:color w:val="000000" w:themeColor="text1"/>
          <w:lang w:val="de-CH"/>
        </w:rPr>
        <w:t>https://github.com/KROIA/OST_WrStat</w:t>
      </w:r>
      <w:r>
        <w:fldChar w:fldCharType="end"/>
      </w:r>
    </w:p>
    <w:p w14:paraId="44F228AC" w14:textId="7A91AFDF" w:rsidR="00DB570A" w:rsidRPr="00C06CBC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color w:val="000000" w:themeColor="text1"/>
          <w:lang w:val="de-CH"/>
        </w:rPr>
        <w:t>Das Skript ist</w:t>
      </w:r>
      <w:r w:rsidR="00517A8D" w:rsidRPr="00C06CBC">
        <w:rPr>
          <w:color w:val="000000" w:themeColor="text1"/>
          <w:lang w:val="de-CH"/>
        </w:rPr>
        <w:t xml:space="preserve"> </w:t>
      </w:r>
      <w:r w:rsidRPr="00C06CBC">
        <w:rPr>
          <w:color w:val="000000" w:themeColor="text1"/>
          <w:lang w:val="de-CH"/>
        </w:rPr>
        <w:t xml:space="preserve"> in den Ordner </w:t>
      </w:r>
      <w:r w:rsidRPr="00C06CBC">
        <w:rPr>
          <w:i/>
          <w:iCs/>
          <w:color w:val="000000" w:themeColor="text1"/>
          <w:lang w:val="de-CH"/>
        </w:rPr>
        <w:t>MyLib</w:t>
      </w:r>
      <w:r w:rsidRPr="00C06CBC">
        <w:rPr>
          <w:color w:val="000000" w:themeColor="text1"/>
          <w:lang w:val="de-CH"/>
        </w:rPr>
        <w:t xml:space="preserve"> auf den Taschenrechner zu kopieren. Anschliessend ist im Scratchpad über </w:t>
      </w:r>
      <w:r w:rsidRPr="00C06CBC">
        <w:rPr>
          <w:b/>
          <w:bCs/>
          <w:color w:val="000000" w:themeColor="text1"/>
          <w:lang w:val="de-CH"/>
        </w:rPr>
        <w:t>Menu → 1 → 7 → 1</w:t>
      </w:r>
      <w:r w:rsidRPr="00C06CBC">
        <w:rPr>
          <w:color w:val="000000" w:themeColor="text1"/>
          <w:lang w:val="de-CH"/>
        </w:rPr>
        <w:t xml:space="preserve"> die Option </w:t>
      </w:r>
      <w:r w:rsidRPr="00C06CBC">
        <w:rPr>
          <w:i/>
          <w:iCs/>
          <w:color w:val="000000" w:themeColor="text1"/>
          <w:lang w:val="de-CH"/>
        </w:rPr>
        <w:t>Bibliotheken aktualisieren</w:t>
      </w:r>
      <w:r w:rsidRPr="00C06CBC">
        <w:rPr>
          <w:color w:val="000000" w:themeColor="text1"/>
          <w:lang w:val="de-CH"/>
        </w:rPr>
        <w:t xml:space="preserve"> auszuwählen. Danach stehen sämtliche Funktionen des Skripts im Scratchpad über die </w:t>
      </w:r>
      <w:r w:rsidRPr="00C06CBC">
        <w:rPr>
          <w:b/>
          <w:bCs/>
          <w:color w:val="000000" w:themeColor="text1"/>
          <w:lang w:val="de-CH"/>
        </w:rPr>
        <w:t>Buch-Taste → 6 → wrstat</w:t>
      </w:r>
      <w:r w:rsidRPr="00C06CBC">
        <w:rPr>
          <w:color w:val="000000" w:themeColor="text1"/>
          <w:lang w:val="de-CH"/>
        </w:rPr>
        <w:t xml:space="preserve"> zur Verfügung.</w:t>
      </w:r>
    </w:p>
    <w:p w14:paraId="190F19DD" w14:textId="7F5071AB" w:rsidR="00DB570A" w:rsidRPr="00E719B0" w:rsidRDefault="00DB570A" w:rsidP="00290B4B">
      <w:pPr>
        <w:spacing w:after="0" w:line="240" w:lineRule="auto"/>
        <w:rPr>
          <w:color w:val="000000" w:themeColor="text1"/>
        </w:rPr>
      </w:pPr>
      <w:r w:rsidRPr="00C06CBC">
        <w:rPr>
          <w:b/>
          <w:bCs/>
          <w:color w:val="000000" w:themeColor="text1"/>
          <w:lang w:val="de-CH"/>
        </w:rPr>
        <w:t>Weitere Hinweise:</w:t>
      </w:r>
      <w:r w:rsidR="00517A8D" w:rsidRPr="00C06CBC">
        <w:rPr>
          <w:b/>
          <w:bCs/>
          <w:color w:val="000000" w:themeColor="text1"/>
          <w:lang w:val="de-CH"/>
        </w:rPr>
        <w:t xml:space="preserve"> </w:t>
      </w:r>
      <w:r w:rsidRPr="00C06CBC">
        <w:rPr>
          <w:color w:val="000000" w:themeColor="text1"/>
          <w:lang w:val="de-CH"/>
        </w:rPr>
        <w:t xml:space="preserve">Alle weiteren Angabenzum TR beziehen sich auf das Modell </w:t>
      </w:r>
      <w:r w:rsidRPr="00C06CBC">
        <w:rPr>
          <w:b/>
          <w:bCs/>
          <w:color w:val="000000" w:themeColor="text1"/>
          <w:lang w:val="de-CH"/>
        </w:rPr>
        <w:t>TI-Nspire CX CAS</w:t>
      </w:r>
      <w:r w:rsidRPr="00C06CBC">
        <w:rPr>
          <w:color w:val="000000" w:themeColor="text1"/>
          <w:lang w:val="de-CH"/>
        </w:rPr>
        <w:t xml:space="preserve">. </w:t>
      </w:r>
      <w:r w:rsidRPr="00E719B0">
        <w:rPr>
          <w:color w:val="000000" w:themeColor="text1"/>
        </w:rPr>
        <w:t>Bei anderen Taschenrechnermodellen können abweichende Tastenbelegungen vorkommen.</w:t>
      </w:r>
    </w:p>
    <w:p w14:paraId="5E7C1D9F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</w:p>
    <w:p w14:paraId="72024823" w14:textId="08A5DF81" w:rsidR="009F7D4B" w:rsidRPr="005F7290" w:rsidRDefault="009F7D4B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r w:rsidRPr="005F7290">
        <w:rPr>
          <w:b/>
          <w:bCs/>
          <w:color w:val="000000" w:themeColor="text1"/>
          <w:lang w:val="de-CH"/>
        </w:rPr>
        <w:t>Typischer Aufgabenablauf:</w:t>
      </w:r>
    </w:p>
    <w:p w14:paraId="5C965289" w14:textId="77777777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Kombinatorik</w:t>
      </w:r>
    </w:p>
    <w:p w14:paraId="0DE93A4C" w14:textId="77777777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Lineare Regression</w:t>
      </w:r>
    </w:p>
    <w:p w14:paraId="476E37FF" w14:textId="77777777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Erwartungswert, Varianz und Wahrscheinlichkeitsdichte</w:t>
      </w:r>
    </w:p>
    <w:p w14:paraId="6A6708ED" w14:textId="77777777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Normalapproximation ODER X</w:t>
      </w:r>
      <w:r w:rsidRPr="004A4FC1">
        <w:rPr>
          <w:color w:val="000000" w:themeColor="text1"/>
          <w:vertAlign w:val="superscript"/>
          <w:lang w:val="de-CH"/>
        </w:rPr>
        <w:t>2</w:t>
      </w:r>
      <w:r w:rsidRPr="004A4FC1">
        <w:rPr>
          <w:color w:val="000000" w:themeColor="text1"/>
          <w:lang w:val="de-CH"/>
        </w:rPr>
        <w:t>-Test</w:t>
      </w:r>
    </w:p>
    <w:p w14:paraId="0DCE5D65" w14:textId="77777777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X</w:t>
      </w:r>
      <w:r w:rsidRPr="004A4FC1">
        <w:rPr>
          <w:color w:val="000000" w:themeColor="text1"/>
          <w:vertAlign w:val="superscript"/>
          <w:lang w:val="de-CH"/>
        </w:rPr>
        <w:t>2</w:t>
      </w:r>
      <w:r w:rsidRPr="004A4FC1">
        <w:rPr>
          <w:color w:val="000000" w:themeColor="text1"/>
          <w:lang w:val="de-CH"/>
        </w:rPr>
        <w:t xml:space="preserve">-Test ODER Binominalverteilung </w:t>
      </w:r>
    </w:p>
    <w:p w14:paraId="40E19161" w14:textId="77777777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Normalverteilung ODER Binominalverteilung</w:t>
      </w:r>
    </w:p>
    <w:p w14:paraId="28931E17" w14:textId="20FE9DBF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Binominalverteilung und Approximation mit Norma</w:t>
      </w:r>
      <w:r w:rsidR="0037330D">
        <w:rPr>
          <w:color w:val="000000" w:themeColor="text1"/>
          <w:lang w:val="de-CH"/>
        </w:rPr>
        <w:t>l</w:t>
      </w:r>
      <w:r w:rsidRPr="004A4FC1">
        <w:rPr>
          <w:color w:val="000000" w:themeColor="text1"/>
          <w:lang w:val="de-CH"/>
        </w:rPr>
        <w:t>verteilung  ODER Wahrsch</w:t>
      </w:r>
      <w:ins w:id="5" w:author="Melanie Müller" w:date="2025-12-31T15:46:00Z" w16du:dateUtc="2025-12-31T14:46:00Z">
        <w:r w:rsidR="00DD6931">
          <w:rPr>
            <w:color w:val="000000" w:themeColor="text1"/>
            <w:lang w:val="de-CH"/>
          </w:rPr>
          <w:t>ei</w:t>
        </w:r>
      </w:ins>
      <w:del w:id="6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>ie</w:delText>
        </w:r>
      </w:del>
      <w:r w:rsidRPr="004A4FC1">
        <w:rPr>
          <w:color w:val="000000" w:themeColor="text1"/>
          <w:lang w:val="de-CH"/>
        </w:rPr>
        <w:t>nlichkeit, Satz von Bayes, Satz der Totalen Wahrscheinlichkeit ODER Poisson-Verteilung</w:t>
      </w:r>
    </w:p>
    <w:p w14:paraId="2EF628C1" w14:textId="5F1405B9" w:rsidR="009F7D4B" w:rsidRPr="004A4FC1" w:rsidRDefault="009F7D4B" w:rsidP="00290B4B">
      <w:pPr>
        <w:pStyle w:val="ListParagraph"/>
        <w:numPr>
          <w:ilvl w:val="0"/>
          <w:numId w:val="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Wahrsch</w:t>
      </w:r>
      <w:r w:rsidR="0037330D">
        <w:rPr>
          <w:color w:val="000000" w:themeColor="text1"/>
          <w:lang w:val="de-CH"/>
        </w:rPr>
        <w:t>ein</w:t>
      </w:r>
      <w:r w:rsidRPr="004A4FC1">
        <w:rPr>
          <w:color w:val="000000" w:themeColor="text1"/>
          <w:lang w:val="de-CH"/>
        </w:rPr>
        <w:t>nlichkeit, Satz von Bayes, Satz der Totalen Wahrscheinlichkeit ODER X</w:t>
      </w:r>
      <w:r w:rsidRPr="004A4FC1">
        <w:rPr>
          <w:color w:val="000000" w:themeColor="text1"/>
          <w:vertAlign w:val="superscript"/>
          <w:lang w:val="de-CH"/>
        </w:rPr>
        <w:t>2</w:t>
      </w:r>
      <w:r w:rsidRPr="004A4FC1">
        <w:rPr>
          <w:color w:val="000000" w:themeColor="text1"/>
          <w:lang w:val="de-CH"/>
        </w:rPr>
        <w:t>-Test</w:t>
      </w:r>
    </w:p>
    <w:p w14:paraId="1ED6C1E9" w14:textId="5D1998F8" w:rsidR="009F7D4B" w:rsidRPr="005F7290" w:rsidDel="00DD6931" w:rsidRDefault="005F7290" w:rsidP="00290B4B">
      <w:pPr>
        <w:spacing w:after="0" w:line="240" w:lineRule="auto"/>
        <w:rPr>
          <w:del w:id="7" w:author="Melanie Müller" w:date="2025-12-31T15:46:00Z" w16du:dateUtc="2025-12-31T14:46:00Z"/>
          <w:b/>
          <w:bCs/>
          <w:color w:val="000000" w:themeColor="text1"/>
          <w:lang w:val="de-CH"/>
        </w:rPr>
      </w:pPr>
      <w:del w:id="8" w:author="Melanie Müller" w:date="2025-12-31T15:46:00Z" w16du:dateUtc="2025-12-31T14:46:00Z">
        <w:r w:rsidRPr="09B7CB98" w:rsidDel="00DD6931">
          <w:rPr>
            <w:b/>
            <w:bCs/>
            <w:color w:val="000000" w:themeColor="text1"/>
            <w:lang w:val="de-CH"/>
          </w:rPr>
          <w:delText>Tendenz</w:delText>
        </w:r>
        <w:r w:rsidR="009F7D4B" w:rsidRPr="09B7CB98" w:rsidDel="00DD6931">
          <w:rPr>
            <w:b/>
            <w:bCs/>
            <w:color w:val="000000" w:themeColor="text1"/>
            <w:lang w:val="de-CH"/>
          </w:rPr>
          <w:delText xml:space="preserve"> basierend auf den neueren Prüfung</w:delText>
        </w:r>
        <w:r w:rsidR="004A4FC1" w:rsidRPr="09B7CB98" w:rsidDel="00DD6931">
          <w:rPr>
            <w:b/>
            <w:bCs/>
            <w:color w:val="000000" w:themeColor="text1"/>
            <w:lang w:val="de-CH"/>
          </w:rPr>
          <w:delText>e</w:delText>
        </w:r>
        <w:r w:rsidR="009F7D4B" w:rsidRPr="09B7CB98" w:rsidDel="00DD6931">
          <w:rPr>
            <w:b/>
            <w:bCs/>
            <w:color w:val="000000" w:themeColor="text1"/>
            <w:lang w:val="de-CH"/>
          </w:rPr>
          <w:delText>n:</w:delText>
        </w:r>
        <w:r w:rsidR="00252304" w:rsidRPr="09B7CB98" w:rsidDel="00DD6931">
          <w:rPr>
            <w:b/>
            <w:bCs/>
            <w:color w:val="000000" w:themeColor="text1"/>
            <w:lang w:val="de-CH"/>
          </w:rPr>
          <w:delText xml:space="preserve"> </w:delText>
        </w:r>
        <w:r w:rsidR="63EA345A" w:rsidRPr="09B7CB98" w:rsidDel="00DD6931">
          <w:rPr>
            <w:b/>
            <w:bCs/>
            <w:color w:val="000000" w:themeColor="text1"/>
            <w:lang w:val="de-CH"/>
          </w:rPr>
          <w:delText xml:space="preserve">keine Garantie </w:delText>
        </w:r>
      </w:del>
    </w:p>
    <w:p w14:paraId="2FD9CD08" w14:textId="77777777" w:rsidR="009F7D4B" w:rsidRPr="004A4FC1" w:rsidDel="00DD6931" w:rsidRDefault="009F7D4B" w:rsidP="00290B4B">
      <w:pPr>
        <w:pStyle w:val="ListParagraph"/>
        <w:numPr>
          <w:ilvl w:val="0"/>
          <w:numId w:val="4"/>
        </w:numPr>
        <w:spacing w:after="0" w:line="240" w:lineRule="auto"/>
        <w:rPr>
          <w:del w:id="9" w:author="Melanie Müller" w:date="2025-12-31T15:46:00Z" w16du:dateUtc="2025-12-31T14:46:00Z"/>
          <w:color w:val="000000" w:themeColor="text1"/>
          <w:lang w:val="de-CH"/>
        </w:rPr>
      </w:pPr>
      <w:del w:id="10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>Kombinatorik</w:delText>
        </w:r>
      </w:del>
    </w:p>
    <w:p w14:paraId="519B6706" w14:textId="77777777" w:rsidR="009F7D4B" w:rsidRPr="004A4FC1" w:rsidDel="00DD6931" w:rsidRDefault="009F7D4B" w:rsidP="00290B4B">
      <w:pPr>
        <w:pStyle w:val="ListParagraph"/>
        <w:numPr>
          <w:ilvl w:val="0"/>
          <w:numId w:val="4"/>
        </w:numPr>
        <w:spacing w:after="0" w:line="240" w:lineRule="auto"/>
        <w:rPr>
          <w:del w:id="11" w:author="Melanie Müller" w:date="2025-12-31T15:46:00Z" w16du:dateUtc="2025-12-31T14:46:00Z"/>
          <w:color w:val="000000" w:themeColor="text1"/>
          <w:lang w:val="de-CH"/>
        </w:rPr>
      </w:pPr>
      <w:del w:id="12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>Lineare Regression</w:delText>
        </w:r>
      </w:del>
    </w:p>
    <w:p w14:paraId="51CC3715" w14:textId="77777777" w:rsidR="009F7D4B" w:rsidRPr="004A4FC1" w:rsidDel="00DD6931" w:rsidRDefault="009F7D4B" w:rsidP="00290B4B">
      <w:pPr>
        <w:pStyle w:val="ListParagraph"/>
        <w:numPr>
          <w:ilvl w:val="0"/>
          <w:numId w:val="4"/>
        </w:numPr>
        <w:spacing w:after="0" w:line="240" w:lineRule="auto"/>
        <w:rPr>
          <w:del w:id="13" w:author="Melanie Müller" w:date="2025-12-31T15:46:00Z" w16du:dateUtc="2025-12-31T14:46:00Z"/>
          <w:color w:val="000000" w:themeColor="text1"/>
          <w:lang w:val="de-CH"/>
        </w:rPr>
      </w:pPr>
      <w:del w:id="14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>Erwartungswert, Varianz und Wahrscheinlichkeitsdichte</w:delText>
        </w:r>
      </w:del>
    </w:p>
    <w:p w14:paraId="2269FBAB" w14:textId="4CF872EA" w:rsidR="009F7D4B" w:rsidDel="00035206" w:rsidRDefault="009F7D4B" w:rsidP="00293A3E">
      <w:pPr>
        <w:pStyle w:val="ListParagraph"/>
        <w:numPr>
          <w:ilvl w:val="0"/>
          <w:numId w:val="4"/>
        </w:numPr>
        <w:spacing w:after="0" w:line="240" w:lineRule="auto"/>
        <w:rPr>
          <w:del w:id="15" w:author="Melanie Müller" w:date="2025-12-31T10:06:00Z" w16du:dateUtc="2025-12-31T09:06:00Z"/>
          <w:color w:val="000000" w:themeColor="text1"/>
          <w:lang w:val="de-CH"/>
        </w:rPr>
      </w:pPr>
      <w:del w:id="16" w:author="Melanie Müller" w:date="2025-12-31T10:06:00Z" w16du:dateUtc="2025-12-31T09:06:00Z">
        <w:r w:rsidRPr="00293A3E" w:rsidDel="00035206">
          <w:rPr>
            <w:color w:val="000000" w:themeColor="text1"/>
            <w:lang w:val="de-CH"/>
          </w:rPr>
          <w:delText>X</w:delText>
        </w:r>
        <w:r w:rsidRPr="00293A3E" w:rsidDel="00035206">
          <w:rPr>
            <w:color w:val="000000" w:themeColor="text1"/>
            <w:vertAlign w:val="superscript"/>
            <w:lang w:val="de-CH"/>
          </w:rPr>
          <w:delText>2</w:delText>
        </w:r>
        <w:r w:rsidRPr="00293A3E" w:rsidDel="00035206">
          <w:rPr>
            <w:color w:val="000000" w:themeColor="text1"/>
            <w:lang w:val="de-CH"/>
          </w:rPr>
          <w:delText>-Test</w:delText>
        </w:r>
      </w:del>
    </w:p>
    <w:p w14:paraId="4E833788" w14:textId="3A483DAC" w:rsidR="00035206" w:rsidRPr="00293A3E" w:rsidDel="00DD6931" w:rsidRDefault="009F7D4B" w:rsidP="00293A3E">
      <w:pPr>
        <w:pStyle w:val="ListParagraph"/>
        <w:numPr>
          <w:ilvl w:val="0"/>
          <w:numId w:val="4"/>
        </w:numPr>
        <w:spacing w:after="0" w:line="240" w:lineRule="auto"/>
        <w:rPr>
          <w:del w:id="17" w:author="Melanie Müller" w:date="2025-12-31T15:46:00Z" w16du:dateUtc="2025-12-31T14:46:00Z"/>
          <w:color w:val="000000" w:themeColor="text1"/>
          <w:lang w:val="de-CH"/>
          <w:rPrChange w:id="18" w:author="Melanie Müller" w:date="2025-12-31T10:08:00Z" w16du:dateUtc="2025-12-31T09:08:00Z">
            <w:rPr>
              <w:del w:id="19" w:author="Melanie Müller" w:date="2025-12-31T15:46:00Z" w16du:dateUtc="2025-12-31T14:46:00Z"/>
              <w:lang w:val="de-CH"/>
            </w:rPr>
          </w:rPrChange>
        </w:rPr>
      </w:pPr>
      <w:del w:id="20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 xml:space="preserve">Binomialverteilung </w:delText>
        </w:r>
      </w:del>
    </w:p>
    <w:p w14:paraId="34E36B58" w14:textId="77777777" w:rsidR="009F7D4B" w:rsidRPr="004A4FC1" w:rsidDel="00DD6931" w:rsidRDefault="009F7D4B" w:rsidP="00290B4B">
      <w:pPr>
        <w:pStyle w:val="ListParagraph"/>
        <w:numPr>
          <w:ilvl w:val="0"/>
          <w:numId w:val="4"/>
        </w:numPr>
        <w:spacing w:after="0" w:line="240" w:lineRule="auto"/>
        <w:rPr>
          <w:del w:id="21" w:author="Melanie Müller" w:date="2025-12-31T15:46:00Z" w16du:dateUtc="2025-12-31T14:46:00Z"/>
          <w:color w:val="000000" w:themeColor="text1"/>
          <w:lang w:val="de-CH"/>
        </w:rPr>
      </w:pPr>
      <w:del w:id="22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>Anwendung Normalverteilung</w:delText>
        </w:r>
      </w:del>
    </w:p>
    <w:p w14:paraId="1399E331" w14:textId="77777777" w:rsidR="009F7D4B" w:rsidRPr="004A4FC1" w:rsidDel="00DD6931" w:rsidRDefault="009F7D4B" w:rsidP="00290B4B">
      <w:pPr>
        <w:pStyle w:val="ListParagraph"/>
        <w:numPr>
          <w:ilvl w:val="0"/>
          <w:numId w:val="4"/>
        </w:numPr>
        <w:spacing w:after="0" w:line="240" w:lineRule="auto"/>
        <w:rPr>
          <w:del w:id="23" w:author="Melanie Müller" w:date="2025-12-31T15:46:00Z" w16du:dateUtc="2025-12-31T14:46:00Z"/>
          <w:color w:val="000000" w:themeColor="text1"/>
          <w:lang w:val="de-CH"/>
        </w:rPr>
      </w:pPr>
      <w:del w:id="24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>Wahrscheinlichkeit, Satz von Bayes, Satz der Totalen Wahrscheinlichkeit</w:delText>
        </w:r>
      </w:del>
    </w:p>
    <w:p w14:paraId="11AD8893" w14:textId="43328E1B" w:rsidR="009F7D4B" w:rsidRPr="004A4FC1" w:rsidDel="00DD6931" w:rsidRDefault="009F7D4B" w:rsidP="00290B4B">
      <w:pPr>
        <w:pStyle w:val="ListParagraph"/>
        <w:numPr>
          <w:ilvl w:val="0"/>
          <w:numId w:val="4"/>
        </w:numPr>
        <w:spacing w:after="0" w:line="240" w:lineRule="auto"/>
        <w:rPr>
          <w:del w:id="25" w:author="Melanie Müller" w:date="2025-12-31T15:46:00Z" w16du:dateUtc="2025-12-31T14:46:00Z"/>
          <w:color w:val="000000" w:themeColor="text1"/>
          <w:lang w:val="de-CH"/>
        </w:rPr>
      </w:pPr>
      <w:del w:id="26" w:author="Melanie Müller" w:date="2025-12-31T15:46:00Z" w16du:dateUtc="2025-12-31T14:46:00Z">
        <w:r w:rsidRPr="004A4FC1" w:rsidDel="00DD6931">
          <w:rPr>
            <w:color w:val="000000" w:themeColor="text1"/>
            <w:lang w:val="de-CH"/>
          </w:rPr>
          <w:delText xml:space="preserve">Poisson-Verteilung für </w:delText>
        </w:r>
        <w:r w:rsidR="004A4FC1" w:rsidRPr="004A4FC1" w:rsidDel="00DD6931">
          <w:rPr>
            <w:color w:val="000000" w:themeColor="text1"/>
            <w:lang w:val="de-CH"/>
          </w:rPr>
          <w:delText>seltene</w:delText>
        </w:r>
        <w:r w:rsidRPr="004A4FC1" w:rsidDel="00DD6931">
          <w:rPr>
            <w:color w:val="000000" w:themeColor="text1"/>
            <w:lang w:val="de-CH"/>
          </w:rPr>
          <w:delText xml:space="preserve"> Ereignisse </w:delText>
        </w:r>
      </w:del>
    </w:p>
    <w:p w14:paraId="2BE06F55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</w:p>
    <w:p w14:paraId="322560FE" w14:textId="77777777" w:rsidR="001525CA" w:rsidRDefault="001525CA" w:rsidP="00AB017F">
      <w:pPr>
        <w:spacing w:before="0" w:after="0" w:line="240" w:lineRule="auto"/>
        <w:rPr>
          <w:color w:val="000000" w:themeColor="text1"/>
          <w:lang w:val="de-CH"/>
        </w:rPr>
      </w:pPr>
      <w:bookmarkStart w:id="27" w:name="_Toc217310927"/>
      <w:bookmarkStart w:id="28" w:name="_Toc217229538"/>
    </w:p>
    <w:p w14:paraId="5E6CEF94" w14:textId="688306EC" w:rsidR="00CB5B14" w:rsidRDefault="00EF5087" w:rsidP="00AB017F">
      <w:pPr>
        <w:spacing w:before="0" w:after="0"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de-CH"/>
        </w:rPr>
      </w:pPr>
      <w:r w:rsidRPr="00EF5087">
        <w:rPr>
          <w:color w:val="000000" w:themeColor="text1"/>
          <w:highlight w:val="yellow"/>
          <w:lang w:val="de-CH"/>
        </w:rPr>
        <w:t>TR-Blatt von Linus einfügen</w:t>
      </w:r>
      <w:r w:rsidR="00CB5B14">
        <w:rPr>
          <w:color w:val="000000" w:themeColor="text1"/>
          <w:lang w:val="de-CH"/>
        </w:rPr>
        <w:br w:type="page"/>
      </w:r>
    </w:p>
    <w:p w14:paraId="3FB94370" w14:textId="035B3E2D" w:rsidR="00DB570A" w:rsidRDefault="00DB570A" w:rsidP="00290B4B">
      <w:pPr>
        <w:pStyle w:val="Heading1"/>
        <w:shd w:val="clear" w:color="auto" w:fill="DAE9F7" w:themeFill="text2" w:themeFillTint="1A"/>
        <w:spacing w:after="0" w:line="240" w:lineRule="auto"/>
        <w:rPr>
          <w:ins w:id="29" w:author="Melanie Müller" w:date="2026-01-01T12:59:00Z" w16du:dateUtc="2026-01-01T11:59:00Z"/>
          <w:color w:val="000000" w:themeColor="text1"/>
          <w:lang w:val="de-CH"/>
        </w:rPr>
      </w:pPr>
      <w:bookmarkStart w:id="30" w:name="_Toc218240055"/>
      <w:r w:rsidRPr="004A4FC1">
        <w:rPr>
          <w:color w:val="000000" w:themeColor="text1"/>
          <w:lang w:val="de-CH"/>
        </w:rPr>
        <w:lastRenderedPageBreak/>
        <w:t>Aufgabe</w:t>
      </w:r>
      <w:r w:rsidR="00252304" w:rsidRPr="004A4FC1">
        <w:rPr>
          <w:color w:val="000000" w:themeColor="text1"/>
          <w:lang w:val="de-CH"/>
        </w:rPr>
        <w:t xml:space="preserve"> 1</w:t>
      </w:r>
      <w:r w:rsidRPr="004A4FC1">
        <w:rPr>
          <w:color w:val="000000" w:themeColor="text1"/>
          <w:lang w:val="de-CH"/>
        </w:rPr>
        <w:t>: Kombinatorik</w:t>
      </w:r>
      <w:bookmarkEnd w:id="27"/>
      <w:bookmarkEnd w:id="30"/>
      <w:r w:rsidRPr="004A4FC1">
        <w:rPr>
          <w:color w:val="000000" w:themeColor="text1"/>
          <w:lang w:val="de-CH"/>
        </w:rPr>
        <w:t xml:space="preserve"> </w:t>
      </w:r>
      <w:bookmarkEnd w:id="28"/>
    </w:p>
    <w:p w14:paraId="7963BDA5" w14:textId="0D3CC03B" w:rsidR="00693758" w:rsidRPr="00693758" w:rsidRDefault="00693758">
      <w:pPr>
        <w:spacing w:after="0" w:line="240" w:lineRule="auto"/>
        <w:rPr>
          <w:lang w:val="de-CH"/>
          <w:rPrChange w:id="31" w:author="Melanie Müller" w:date="2026-01-01T12:59:00Z" w16du:dateUtc="2026-01-01T11:59:00Z">
            <w:rPr>
              <w:color w:val="000000" w:themeColor="text1"/>
              <w:lang w:val="de-CH"/>
            </w:rPr>
          </w:rPrChange>
        </w:rPr>
        <w:pPrChange w:id="32" w:author="Melanie Müller" w:date="2026-01-01T12:59:00Z" w16du:dateUtc="2026-01-01T11:59:00Z">
          <w:pPr>
            <w:pStyle w:val="Heading1"/>
            <w:shd w:val="clear" w:color="auto" w:fill="DAE9F7" w:themeFill="text2" w:themeFillTint="1A"/>
            <w:spacing w:after="0" w:line="240" w:lineRule="auto"/>
          </w:pPr>
        </w:pPrChange>
      </w:pPr>
      <w:ins w:id="33" w:author="Melanie Müller" w:date="2026-01-01T12:59:00Z" w16du:dateUtc="2026-01-01T11:59:00Z">
        <w:r>
          <w:rPr>
            <w:lang w:val="de-CH"/>
          </w:rPr>
          <w:t xml:space="preserve">Kombinatorik ist praktisch </w:t>
        </w:r>
      </w:ins>
      <w:ins w:id="34" w:author="Melanie Müller" w:date="2026-01-01T13:00:00Z" w16du:dateUtc="2026-01-01T12:00:00Z">
        <w:r>
          <w:rPr>
            <w:lang w:val="de-CH"/>
          </w:rPr>
          <w:t>immer Aufgabe 1.</w:t>
        </w:r>
      </w:ins>
    </w:p>
    <w:p w14:paraId="415CE5E5" w14:textId="4D071B6D" w:rsidR="00DB570A" w:rsidRPr="004A4FC1" w:rsidRDefault="009F7D4B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</w:t>
      </w:r>
      <w:r w:rsidR="00DB570A" w:rsidRPr="004A4FC1">
        <w:rPr>
          <w:color w:val="000000" w:themeColor="text1"/>
          <w:lang w:val="de-CH"/>
        </w:rPr>
        <w:t>unkteverteilung: (normalerweise)</w:t>
      </w:r>
    </w:p>
    <w:p w14:paraId="23EC639A" w14:textId="77777777" w:rsidR="00DB570A" w:rsidRPr="004A4FC1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Punkte werden pro Teilaufgabe verteilt. Pro Erkennung vom Problemtyp kann es Punkte geben, doch das ist nicht garantiert. Zu beachten: Bei manchen Aufgaben kann es eine Fallunterscheidung geben. Bereits die Feststellung der Fallunterscheidung kann einen Punkt geben</w:t>
      </w:r>
    </w:p>
    <w:p w14:paraId="3EB5C384" w14:textId="28950894" w:rsidR="00DB570A" w:rsidRPr="004A4FC1" w:rsidRDefault="00DB570A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Vorgehen</w:t>
      </w:r>
    </w:p>
    <w:p w14:paraId="5E1A7E1C" w14:textId="77777777" w:rsidR="00DB570A" w:rsidRPr="004A4FC1" w:rsidRDefault="00DB570A" w:rsidP="00290B4B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 genau durchlesen</w:t>
      </w:r>
    </w:p>
    <w:p w14:paraId="3964EC3D" w14:textId="77777777" w:rsidR="00DB570A" w:rsidRPr="004A4FC1" w:rsidRDefault="00DB570A" w:rsidP="00290B4B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Aufgabenstellung einem der Typen zuweisen</w:t>
      </w:r>
      <w:r w:rsidRPr="004A4FC1">
        <w:rPr>
          <w:color w:val="000000" w:themeColor="text1"/>
          <w:lang w:val="de-CH"/>
        </w:rPr>
        <w:br/>
      </w:r>
      <w:r w:rsidRPr="004A4FC1">
        <w:rPr>
          <w:rFonts w:ascii="Wingdings" w:eastAsia="Wingdings" w:hAnsi="Wingdings" w:cs="Wingdings"/>
          <w:color w:val="000000" w:themeColor="text1"/>
          <w:lang w:val="de-CH"/>
        </w:rPr>
        <w:t>à</w:t>
      </w:r>
      <w:r w:rsidRPr="004A4FC1">
        <w:rPr>
          <w:color w:val="000000" w:themeColor="text1"/>
          <w:lang w:val="de-CH"/>
        </w:rPr>
        <w:t xml:space="preserve"> Ist die Reihenfolge wichtig?  </w:t>
      </w:r>
      <w:r w:rsidRPr="004A4FC1">
        <w:rPr>
          <w:color w:val="000000" w:themeColor="text1"/>
          <w:lang w:val="de-CH"/>
        </w:rPr>
        <w:br/>
      </w:r>
      <w:r w:rsidRPr="004A4FC1">
        <w:rPr>
          <w:rFonts w:ascii="Wingdings" w:eastAsia="Wingdings" w:hAnsi="Wingdings" w:cs="Wingdings"/>
          <w:color w:val="000000" w:themeColor="text1"/>
          <w:lang w:val="de-CH"/>
        </w:rPr>
        <w:t>à</w:t>
      </w:r>
      <w:r w:rsidRPr="004A4FC1">
        <w:rPr>
          <w:color w:val="000000" w:themeColor="text1"/>
          <w:lang w:val="de-CH"/>
        </w:rPr>
        <w:t xml:space="preserve"> Darf man Dinge mehrmals benutzen?</w:t>
      </w:r>
    </w:p>
    <w:p w14:paraId="6FC7A17F" w14:textId="77777777" w:rsidR="00DB570A" w:rsidRPr="004A4FC1" w:rsidRDefault="00DB570A" w:rsidP="00290B4B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Gemäss der jeweiligen Anleitung lösen. Teillösungen müssen allenfalls multipliziert oder addiert werden. </w:t>
      </w:r>
    </w:p>
    <w:p w14:paraId="588B6DF6" w14:textId="77777777" w:rsidR="00DB570A" w:rsidRPr="004A4FC1" w:rsidRDefault="00DB570A" w:rsidP="00290B4B">
      <w:pPr>
        <w:pBdr>
          <w:bottom w:val="single" w:sz="4" w:space="1" w:color="auto"/>
        </w:pBdr>
        <w:spacing w:after="0" w:line="240" w:lineRule="auto"/>
        <w:rPr>
          <w:color w:val="000000" w:themeColor="text1"/>
          <w:lang w:val="de-CH"/>
        </w:rPr>
      </w:pPr>
    </w:p>
    <w:p w14:paraId="780654B3" w14:textId="77777777" w:rsidR="00DB570A" w:rsidRPr="004A4FC1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Wenn zwei oder mehrere Aspekte der Aufgabe erfüllt werden sollen, dann ist </w:t>
      </w:r>
      <w:r w:rsidRPr="004A4FC1">
        <w:rPr>
          <w:color w:val="000000" w:themeColor="text1"/>
          <w:u w:val="single"/>
          <w:lang w:val="de-CH"/>
        </w:rPr>
        <w:t>oftmals</w:t>
      </w:r>
      <w:r w:rsidRPr="004A4FC1">
        <w:rPr>
          <w:color w:val="000000" w:themeColor="text1"/>
          <w:lang w:val="de-CH"/>
        </w:rPr>
        <w:t xml:space="preserve"> eine Multiplikation gefragt. Bei einer Fallunterscheidung reicht hingegen </w:t>
      </w:r>
      <w:r w:rsidRPr="004A4FC1">
        <w:rPr>
          <w:color w:val="000000" w:themeColor="text1"/>
          <w:u w:val="single"/>
          <w:lang w:val="de-CH"/>
        </w:rPr>
        <w:t>meistens</w:t>
      </w:r>
      <w:r w:rsidRPr="004A4FC1">
        <w:rPr>
          <w:color w:val="000000" w:themeColor="text1"/>
          <w:lang w:val="de-CH"/>
        </w:rPr>
        <w:t xml:space="preserve"> eine Addition. </w:t>
      </w:r>
    </w:p>
    <w:p w14:paraId="25EC4B2B" w14:textId="77777777" w:rsidR="00DB570A" w:rsidRPr="00C06CBC" w:rsidRDefault="00DB570A" w:rsidP="00290B4B">
      <w:pPr>
        <w:pBdr>
          <w:bottom w:val="single" w:sz="4" w:space="1" w:color="auto"/>
        </w:pBd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Merkbeispiel: </w:t>
      </w:r>
      <w:r w:rsidRPr="00C06CBC">
        <w:rPr>
          <w:color w:val="000000" w:themeColor="text1"/>
          <w:lang w:val="de-CH"/>
        </w:rPr>
        <w:t>Du gehst ins Restaurant. Es gibt 3 Vorspeisen und 5 Hauptgerichte.</w:t>
      </w:r>
      <w:r w:rsidRPr="00C06CBC">
        <w:rPr>
          <w:color w:val="000000" w:themeColor="text1"/>
          <w:lang w:val="de-CH"/>
        </w:rPr>
        <w:br/>
        <w:t xml:space="preserve">- Du willst eine Vorspeise </w:t>
      </w:r>
      <w:r w:rsidRPr="00C06CBC">
        <w:rPr>
          <w:b/>
          <w:bCs/>
          <w:color w:val="000000" w:themeColor="text1"/>
          <w:lang w:val="de-CH"/>
        </w:rPr>
        <w:t>und</w:t>
      </w:r>
      <w:r w:rsidRPr="00C06CBC">
        <w:rPr>
          <w:color w:val="000000" w:themeColor="text1"/>
          <w:lang w:val="de-CH"/>
        </w:rPr>
        <w:t xml:space="preserve"> ein Hauptgericht essen. Wie viele Kombinationen? 3*5</w:t>
      </w:r>
      <w:r w:rsidRPr="00C06CBC">
        <w:rPr>
          <w:color w:val="000000" w:themeColor="text1"/>
          <w:lang w:val="de-CH"/>
        </w:rPr>
        <w:br/>
        <w:t xml:space="preserve">- Du hast wenig Hunger. Du isst </w:t>
      </w:r>
      <w:r w:rsidRPr="00C06CBC">
        <w:rPr>
          <w:b/>
          <w:bCs/>
          <w:color w:val="000000" w:themeColor="text1"/>
          <w:lang w:val="de-CH"/>
        </w:rPr>
        <w:t>entweder</w:t>
      </w:r>
      <w:r w:rsidRPr="00C06CBC">
        <w:rPr>
          <w:color w:val="000000" w:themeColor="text1"/>
          <w:lang w:val="de-CH"/>
        </w:rPr>
        <w:t xml:space="preserve"> nur eine Vorspeise </w:t>
      </w:r>
      <w:r w:rsidRPr="00C06CBC">
        <w:rPr>
          <w:b/>
          <w:bCs/>
          <w:color w:val="000000" w:themeColor="text1"/>
          <w:lang w:val="de-CH"/>
        </w:rPr>
        <w:t>oder</w:t>
      </w:r>
      <w:r w:rsidRPr="00C06CBC">
        <w:rPr>
          <w:color w:val="000000" w:themeColor="text1"/>
          <w:lang w:val="de-CH"/>
        </w:rPr>
        <w:t xml:space="preserve"> nur ein Hauptgericht. Wie viele Möglichkeiten? 3+5</w:t>
      </w:r>
    </w:p>
    <w:p w14:paraId="750C7913" w14:textId="77777777" w:rsidR="00DB570A" w:rsidRPr="00C06CBC" w:rsidRDefault="00DB570A" w:rsidP="00290B4B">
      <w:pPr>
        <w:pBdr>
          <w:bottom w:val="single" w:sz="4" w:space="1" w:color="auto"/>
        </w:pBdr>
        <w:spacing w:after="0" w:line="240" w:lineRule="auto"/>
        <w:rPr>
          <w:color w:val="000000" w:themeColor="text1"/>
          <w:lang w:val="de-CH"/>
        </w:rPr>
      </w:pPr>
    </w:p>
    <w:p w14:paraId="7A8DC08A" w14:textId="77777777" w:rsidR="00DB570A" w:rsidRPr="00C06CBC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color w:val="000000" w:themeColor="text1"/>
          <w:lang w:val="de-CH"/>
        </w:rPr>
        <w:t xml:space="preserve">Bei einer </w:t>
      </w:r>
      <w:r w:rsidRPr="00C06CBC">
        <w:rPr>
          <w:b/>
          <w:bCs/>
          <w:color w:val="000000" w:themeColor="text1"/>
          <w:lang w:val="de-CH"/>
        </w:rPr>
        <w:t>Kombination</w:t>
      </w:r>
      <w:r w:rsidRPr="00C06CBC">
        <w:rPr>
          <w:color w:val="000000" w:themeColor="text1"/>
          <w:lang w:val="de-CH"/>
        </w:rPr>
        <w:t xml:space="preserve"> ist die Reihenfolge mehrheitlich egal und erfolgt ohne Zurücklegen. Typische Beispiel dafür sind Kartenspiele, Teams bilden, Lotto</w:t>
      </w:r>
    </w:p>
    <w:p w14:paraId="2B206B0A" w14:textId="77777777" w:rsidR="00DB570A" w:rsidRPr="00C06CBC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color w:val="000000" w:themeColor="text1"/>
          <w:lang w:val="de-CH"/>
        </w:rPr>
        <w:t xml:space="preserve">Bei einer </w:t>
      </w:r>
      <w:r w:rsidRPr="00C06CBC">
        <w:rPr>
          <w:b/>
          <w:bCs/>
          <w:color w:val="000000" w:themeColor="text1"/>
          <w:lang w:val="de-CH"/>
        </w:rPr>
        <w:t>Permutation</w:t>
      </w:r>
      <w:r w:rsidRPr="00C06CBC">
        <w:rPr>
          <w:color w:val="000000" w:themeColor="text1"/>
          <w:lang w:val="de-CH"/>
        </w:rPr>
        <w:t xml:space="preserve"> ist die Reihenfolge wichtig und erfolgt ebenfalls ohne Zurücklegen. Typische Beispiele sind Personen auf Stühlen, Ämtervergaben</w:t>
      </w:r>
    </w:p>
    <w:p w14:paraId="15B730AF" w14:textId="77777777" w:rsidR="00DB570A" w:rsidRPr="00C06CBC" w:rsidRDefault="00DB570A" w:rsidP="00290B4B">
      <w:pPr>
        <w:pBdr>
          <w:bottom w:val="single" w:sz="6" w:space="1" w:color="auto"/>
        </w:pBdr>
        <w:spacing w:after="0" w:line="240" w:lineRule="auto"/>
        <w:rPr>
          <w:color w:val="000000" w:themeColor="text1"/>
          <w:lang w:val="de-CH"/>
        </w:rPr>
      </w:pPr>
      <w:r w:rsidRPr="00C06CBC">
        <w:rPr>
          <w:color w:val="000000" w:themeColor="text1"/>
          <w:lang w:val="de-CH"/>
        </w:rPr>
        <w:t xml:space="preserve">Bei der </w:t>
      </w:r>
      <w:r w:rsidRPr="00C06CBC">
        <w:rPr>
          <w:b/>
          <w:bCs/>
          <w:color w:val="000000" w:themeColor="text1"/>
          <w:lang w:val="de-CH"/>
        </w:rPr>
        <w:t>Variation</w:t>
      </w:r>
      <w:r w:rsidRPr="00C06CBC">
        <w:rPr>
          <w:color w:val="000000" w:themeColor="text1"/>
          <w:lang w:val="de-CH"/>
        </w:rPr>
        <w:t xml:space="preserve"> ist die Reihenfolge wichtig und Wiederholungen sind möglich. Typische Beispiele dafür sind Zahlenschlösser, Wörter aus unendlichem Vorrat oder Liftfahrten</w:t>
      </w:r>
    </w:p>
    <w:p w14:paraId="67ABBB96" w14:textId="77777777" w:rsidR="005F7290" w:rsidRPr="004A4FC1" w:rsidRDefault="005F7290" w:rsidP="00290B4B">
      <w:pPr>
        <w:pBdr>
          <w:bottom w:val="single" w:sz="6" w:space="1" w:color="auto"/>
        </w:pBdr>
        <w:spacing w:after="0" w:line="240" w:lineRule="auto"/>
        <w:rPr>
          <w:color w:val="000000" w:themeColor="text1"/>
          <w:lang w:val="de-CH"/>
        </w:rPr>
      </w:pPr>
    </w:p>
    <w:p w14:paraId="113F058D" w14:textId="699ED9A7" w:rsidR="00DB570A" w:rsidRPr="004A4FC1" w:rsidRDefault="00DB570A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Aufgabentypen</w:t>
      </w:r>
      <w:r w:rsidR="00AB017F">
        <w:rPr>
          <w:color w:val="000000" w:themeColor="text1"/>
          <w:lang w:val="de-CH"/>
        </w:rPr>
        <w:t xml:space="preserve"> und Theorie</w:t>
      </w:r>
    </w:p>
    <w:p w14:paraId="39C4AE51" w14:textId="769D6F9D" w:rsidR="00DB570A" w:rsidRPr="004A4FC1" w:rsidRDefault="00DB570A" w:rsidP="00EF5087">
      <w:pPr>
        <w:pStyle w:val="Heading3"/>
        <w:shd w:val="clear" w:color="auto" w:fill="D1D1D1" w:themeFill="background2" w:themeFillShade="E6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Produktregel: Für-jedes-gibt-es-Kombinationen</w:t>
      </w:r>
    </w:p>
    <w:p w14:paraId="496026D4" w14:textId="77777777" w:rsidR="00DB570A" w:rsidRPr="00C06CBC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b/>
          <w:color w:val="000000" w:themeColor="text1"/>
          <w:lang w:val="de-CH"/>
        </w:rPr>
        <w:t>Frage</w:t>
      </w:r>
      <w:r w:rsidRPr="00C06CBC">
        <w:rPr>
          <w:color w:val="000000" w:themeColor="text1"/>
          <w:lang w:val="de-CH"/>
        </w:rPr>
        <w:t>: Wie viele Möglichkeiten gibt es, wenn man mehrere Entscheidungen hintereinander treffen muss?</w:t>
      </w:r>
    </w:p>
    <w:p w14:paraId="0A49576B" w14:textId="77777777" w:rsidR="00DB570A" w:rsidRPr="004A4FC1" w:rsidRDefault="00DB570A" w:rsidP="00290B4B">
      <w:pPr>
        <w:spacing w:after="0" w:line="240" w:lineRule="auto"/>
        <w:rPr>
          <w:color w:val="000000" w:themeColor="text1"/>
        </w:rPr>
      </w:pPr>
      <w:r w:rsidRPr="00C06CBC">
        <w:rPr>
          <w:b/>
          <w:bCs/>
          <w:color w:val="000000" w:themeColor="text1"/>
          <w:lang w:val="de-CH"/>
        </w:rPr>
        <w:t>Definition</w:t>
      </w:r>
      <w:r w:rsidRPr="00C06CBC">
        <w:rPr>
          <w:color w:val="000000" w:themeColor="text1"/>
          <w:lang w:val="de-CH"/>
        </w:rPr>
        <w:t>: Wenn man mehrere Dinge nacheinander auswählt, und jede Auswahl mehrere Möglichkeiten hat, dann multipliziert man die Anzahl der Möglichkeiten.</w:t>
      </w:r>
      <w:r w:rsidRPr="00C06CBC">
        <w:rPr>
          <w:color w:val="000000" w:themeColor="text1"/>
          <w:lang w:val="de-CH"/>
        </w:rPr>
        <w:br/>
        <w:t xml:space="preserve">n*m = x Möglichkeiten. </w:t>
      </w:r>
      <w:r w:rsidRPr="004A4FC1">
        <w:rPr>
          <w:rFonts w:ascii="Wingdings" w:eastAsia="Wingdings" w:hAnsi="Wingdings" w:cs="Wingdings"/>
          <w:color w:val="000000" w:themeColor="text1"/>
        </w:rPr>
        <w:t>à</w:t>
      </w:r>
      <w:r w:rsidRPr="004A4FC1">
        <w:rPr>
          <w:color w:val="000000" w:themeColor="text1"/>
        </w:rPr>
        <w:t xml:space="preserve"> das kartesische Produkt der endlichen Mengen n &amp; m</w:t>
      </w:r>
    </w:p>
    <w:p w14:paraId="3AAB5A45" w14:textId="77777777" w:rsidR="00DB570A" w:rsidRPr="004A4FC1" w:rsidRDefault="00DB570A" w:rsidP="00290B4B">
      <w:pPr>
        <w:spacing w:after="0" w:line="240" w:lineRule="auto"/>
        <w:rPr>
          <w:caps/>
          <w:color w:val="000000" w:themeColor="text1"/>
          <w:spacing w:val="15"/>
          <w:lang w:val="de-CH"/>
        </w:rPr>
      </w:pPr>
      <w:del w:id="35" w:author="Melanie Müller" w:date="2025-12-31T15:59:00Z" w16du:dateUtc="2025-12-31T14:59:00Z">
        <w:r w:rsidRPr="004A4FC1" w:rsidDel="004D0A08">
          <w:rPr>
            <w:noProof/>
            <w:color w:val="000000" w:themeColor="text1"/>
          </w:rPr>
          <w:drawing>
            <wp:inline distT="0" distB="0" distL="0" distR="0" wp14:anchorId="2F31FA9A" wp14:editId="0B270785">
              <wp:extent cx="6645910" cy="673100"/>
              <wp:effectExtent l="0" t="0" r="2540" b="0"/>
              <wp:docPr id="117301064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73010649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673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AB2DDF5" w14:textId="512E323E" w:rsidR="00DB570A" w:rsidRPr="004A4FC1" w:rsidRDefault="00A75A39" w:rsidP="00290B4B">
      <w:pPr>
        <w:spacing w:after="0" w:line="240" w:lineRule="auto"/>
        <w:rPr>
          <w:caps/>
          <w:color w:val="000000" w:themeColor="text1"/>
          <w:spacing w:val="15"/>
          <w:lang w:val="de-CH"/>
        </w:rPr>
      </w:pPr>
      <w:ins w:id="36" w:author="Melanie Müller" w:date="2025-12-31T15:59:00Z" w16du:dateUtc="2025-12-31T14:59:00Z">
        <w:r w:rsidRPr="00A75A39">
          <w:rPr>
            <w:noProof/>
            <w:color w:val="000000" w:themeColor="text1"/>
            <w:lang w:val="de-CH"/>
          </w:rPr>
          <w:drawing>
            <wp:inline distT="0" distB="0" distL="0" distR="0" wp14:anchorId="79F8C5D5" wp14:editId="38C82E30">
              <wp:extent cx="6645910" cy="2671445"/>
              <wp:effectExtent l="0" t="0" r="2540" b="0"/>
              <wp:docPr id="1019855752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9855752" name="Picture 1" descr="A screenshot of a computer&#10;&#10;AI-generated content may be incorrect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26714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F9F87E" w14:textId="10CFC0C4" w:rsidR="00DB570A" w:rsidRPr="004A4FC1" w:rsidRDefault="00DB570A" w:rsidP="00EF5087">
      <w:pPr>
        <w:pStyle w:val="Heading3"/>
        <w:shd w:val="clear" w:color="auto" w:fill="D1D1D1" w:themeFill="background2" w:themeFillShade="E6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lastRenderedPageBreak/>
        <w:t>Anordnung: Permutation, Reihenfolge, Fakultät</w:t>
      </w:r>
    </w:p>
    <w:p w14:paraId="687C3CBF" w14:textId="7A816A59" w:rsidR="00DB570A" w:rsidRPr="00C06CBC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C06CBC">
        <w:rPr>
          <w:b/>
          <w:color w:val="000000" w:themeColor="text1"/>
          <w:lang w:val="de-CH"/>
        </w:rPr>
        <w:t>Frage</w:t>
      </w:r>
      <w:r w:rsidRPr="00C06CBC">
        <w:rPr>
          <w:color w:val="000000" w:themeColor="text1"/>
          <w:lang w:val="de-CH"/>
        </w:rPr>
        <w:t>: Auf wie viele Arten kann man n verschiedene Objekte anordnen?</w:t>
      </w:r>
      <w:r w:rsidR="004A4FC1" w:rsidRPr="004A4FC1">
        <w:rPr>
          <w:color w:val="000000" w:themeColor="text1"/>
          <w:lang w:val="de-CH"/>
        </w:rPr>
        <w:t xml:space="preserve">. </w:t>
      </w:r>
    </w:p>
    <w:p w14:paraId="6A489F01" w14:textId="335348BC" w:rsidR="00DB570A" w:rsidRDefault="00DB570A" w:rsidP="00290B4B">
      <w:pPr>
        <w:spacing w:after="0" w:line="240" w:lineRule="auto"/>
        <w:rPr>
          <w:ins w:id="37" w:author="Melanie Müller" w:date="2025-12-31T16:00:00Z" w16du:dateUtc="2025-12-31T15:00:00Z"/>
          <w:color w:val="000000" w:themeColor="text1"/>
          <w:lang w:val="de-CH"/>
        </w:rPr>
      </w:pPr>
      <w:r w:rsidRPr="004A4FC1">
        <w:rPr>
          <w:b/>
          <w:bCs/>
          <w:color w:val="000000" w:themeColor="text1"/>
          <w:lang w:val="de-CH"/>
        </w:rPr>
        <w:t>Definition</w:t>
      </w:r>
      <w:r w:rsidRPr="004A4FC1">
        <w:rPr>
          <w:color w:val="000000" w:themeColor="text1"/>
          <w:lang w:val="de-CH"/>
        </w:rPr>
        <w:t xml:space="preserve">: Wenn man n verschiedene Dinge in eine bestimmte Reihenfolge bringt, dann handelt es sich um eine Permutation. Die Reihenfolge ist wichtig und es darf keine Wiederholungen geben. </w:t>
      </w:r>
      <w:r w:rsidRPr="004A4FC1">
        <w:rPr>
          <w:color w:val="000000" w:themeColor="text1"/>
          <w:lang w:val="de-CH"/>
        </w:rPr>
        <w:br/>
        <w:t>Die Anzahl al</w:t>
      </w:r>
      <w:r w:rsidRPr="004A4FC1">
        <w:rPr>
          <w:color w:val="000000" w:themeColor="text1"/>
          <w:lang w:val="de-CH"/>
        </w:rPr>
        <w:lastRenderedPageBreak/>
        <w:t xml:space="preserve">ler möglichen Antworten ist: n! = </w:t>
      </w:r>
      <w:r w:rsidRPr="00C06CBC">
        <w:rPr>
          <w:color w:val="000000" w:themeColor="text1"/>
          <w:lang w:val="de-CH"/>
        </w:rPr>
        <w:t>n*(n−1)*(n−2)*…*1</w:t>
      </w:r>
      <w:r w:rsidRPr="00C06CBC">
        <w:rPr>
          <w:color w:val="000000" w:themeColor="text1"/>
          <w:lang w:val="de-CH"/>
        </w:rPr>
        <w:br/>
      </w:r>
      <w:r w:rsidRPr="004A4FC1">
        <w:rPr>
          <w:rFonts w:ascii="Wingdings" w:eastAsia="Wingdings" w:hAnsi="Wingdings" w:cs="Wingdings"/>
          <w:color w:val="000000" w:themeColor="text1"/>
        </w:rPr>
        <w:t>à</w:t>
      </w:r>
      <w:r w:rsidRPr="00C06CBC">
        <w:rPr>
          <w:color w:val="000000" w:themeColor="text1"/>
          <w:lang w:val="de-CH"/>
        </w:rPr>
        <w:t xml:space="preserve"> n! heisst n Fakultät.</w:t>
      </w:r>
      <w:del w:id="38" w:author="Melanie Müller" w:date="2025-12-31T15:59:00Z" w16du:dateUtc="2025-12-31T14:59:00Z">
        <w:r w:rsidRPr="004A4FC1" w:rsidDel="00A75A39">
          <w:rPr>
            <w:noProof/>
            <w:color w:val="000000" w:themeColor="text1"/>
            <w:lang w:val="de-CH"/>
          </w:rPr>
          <w:drawing>
            <wp:inline distT="0" distB="0" distL="0" distR="0" wp14:anchorId="430D9808" wp14:editId="617EB5B9">
              <wp:extent cx="6645910" cy="400685"/>
              <wp:effectExtent l="0" t="0" r="2540" b="0"/>
              <wp:docPr id="168194169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81941693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400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13BA5326" w14:textId="2515D831" w:rsidR="000673C4" w:rsidRDefault="000673C4" w:rsidP="00290B4B">
      <w:pPr>
        <w:spacing w:after="0" w:line="240" w:lineRule="auto"/>
        <w:rPr>
          <w:ins w:id="39" w:author="Melanie Müller" w:date="2025-12-31T16:00:00Z" w16du:dateUtc="2025-12-31T15:00:00Z"/>
          <w:color w:val="000000" w:themeColor="text1"/>
          <w:lang w:val="de-CH"/>
        </w:rPr>
      </w:pPr>
      <w:ins w:id="40" w:author="Melanie Müller" w:date="2025-12-31T16:00:00Z" w16du:dateUtc="2025-12-31T15:00:00Z">
        <w:r w:rsidRPr="000673C4">
          <w:rPr>
            <w:noProof/>
            <w:color w:val="000000" w:themeColor="text1"/>
            <w:lang w:val="de-CH"/>
          </w:rPr>
          <w:drawing>
            <wp:inline distT="0" distB="0" distL="0" distR="0" wp14:anchorId="521394E2" wp14:editId="13DCFA25">
              <wp:extent cx="6645910" cy="3944620"/>
              <wp:effectExtent l="0" t="0" r="2540" b="0"/>
              <wp:docPr id="2035753332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35753332" name="Picture 1" descr="A screenshot of a computer&#10;&#10;AI-generated content may be incorrect.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39446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AF4C0D0" w14:textId="26180624" w:rsidR="000C7A30" w:rsidRPr="00AB017F" w:rsidRDefault="000C7A30" w:rsidP="00AB017F">
      <w:pPr>
        <w:spacing w:after="0" w:line="240" w:lineRule="auto"/>
        <w:rPr>
          <w:ins w:id="41" w:author="Melanie Müller" w:date="2025-12-31T16:00:00Z" w16du:dateUtc="2025-12-31T15:00:00Z"/>
          <w:color w:val="000000" w:themeColor="text1"/>
          <w:lang w:val="de-CH"/>
        </w:rPr>
      </w:pPr>
      <w:ins w:id="42" w:author="Melanie Müller" w:date="2025-12-31T16:00:00Z" w16du:dateUtc="2025-12-31T15:00:00Z">
        <w:r w:rsidRPr="000C7A30">
          <w:rPr>
            <w:noProof/>
            <w:color w:val="000000" w:themeColor="text1"/>
            <w:lang w:val="de-CH"/>
          </w:rPr>
          <w:drawing>
            <wp:inline distT="0" distB="0" distL="0" distR="0" wp14:anchorId="1460F6E0" wp14:editId="0F3731E4">
              <wp:extent cx="6645910" cy="2649855"/>
              <wp:effectExtent l="0" t="0" r="2540" b="0"/>
              <wp:docPr id="1864031185" name="Picture 1" descr="A math problem with numbers and equation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64031185" name="Picture 1" descr="A math problem with numbers and equations&#10;&#10;AI-generated content may be incorrect.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26498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08D572" w14:textId="0D22D3E2" w:rsidR="00DB570A" w:rsidRPr="004A4FC1" w:rsidRDefault="00DB570A" w:rsidP="00EF5087">
      <w:pPr>
        <w:pStyle w:val="Heading3"/>
        <w:shd w:val="clear" w:color="auto" w:fill="D1D1D1" w:themeFill="background2" w:themeFillShade="E6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lastRenderedPageBreak/>
        <w:t>Auswahlproblem</w:t>
      </w:r>
    </w:p>
    <w:p w14:paraId="10F1641D" w14:textId="0C272CD1" w:rsidR="00DB570A" w:rsidRPr="004A4FC1" w:rsidRDefault="00DB570A" w:rsidP="00290B4B">
      <w:pPr>
        <w:pStyle w:val="Heading4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Kombination: Ziehen ohne zurücklegen</w:t>
      </w:r>
    </w:p>
    <w:p w14:paraId="179A5D04" w14:textId="77777777" w:rsidR="00DB570A" w:rsidRPr="004A4FC1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b/>
          <w:color w:val="000000" w:themeColor="text1"/>
          <w:lang w:val="de-CH"/>
        </w:rPr>
        <w:t>Frage</w:t>
      </w:r>
      <w:r w:rsidRPr="004A4FC1">
        <w:rPr>
          <w:color w:val="000000" w:themeColor="text1"/>
          <w:lang w:val="de-CH"/>
        </w:rPr>
        <w:t xml:space="preserve">: Auf wie viele Arten kann man k Objekte aus n auswählen? </w:t>
      </w:r>
    </w:p>
    <w:p w14:paraId="42BC3F63" w14:textId="39CA1959" w:rsidR="00DB570A" w:rsidRPr="004A4FC1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b/>
          <w:bCs/>
          <w:color w:val="000000" w:themeColor="text1"/>
          <w:lang w:val="de-CH"/>
        </w:rPr>
        <w:t>Definition:</w:t>
      </w:r>
      <w:r w:rsidRPr="004A4FC1">
        <w:rPr>
          <w:color w:val="000000" w:themeColor="text1"/>
          <w:lang w:val="de-CH"/>
        </w:rPr>
        <w:t xml:space="preserve"> </w:t>
      </w:r>
      <w:r w:rsidR="004A4FC1" w:rsidRPr="00C06CBC">
        <w:rPr>
          <w:color w:val="000000" w:themeColor="text1"/>
          <w:lang w:val="de-CH"/>
        </w:rPr>
        <w:t xml:space="preserve">Eine </w:t>
      </w:r>
      <w:r w:rsidR="004A4FC1" w:rsidRPr="00C06CBC">
        <w:rPr>
          <w:b/>
          <w:bCs/>
          <w:color w:val="000000" w:themeColor="text1"/>
          <w:lang w:val="de-CH"/>
        </w:rPr>
        <w:t>Kombination</w:t>
      </w:r>
      <w:r w:rsidR="004A4FC1" w:rsidRPr="00C06CBC">
        <w:rPr>
          <w:color w:val="000000" w:themeColor="text1"/>
          <w:lang w:val="de-CH"/>
        </w:rPr>
        <w:t xml:space="preserve"> liegt vor, wenn man aus n verschiedenen Objekten k</w:t>
      </w:r>
      <w:r w:rsidR="00EF5087">
        <w:rPr>
          <w:color w:val="000000" w:themeColor="text1"/>
          <w:lang w:val="de-CH"/>
        </w:rPr>
        <w:t xml:space="preserve"> </w:t>
      </w:r>
      <w:r w:rsidR="004A4FC1" w:rsidRPr="00C06CBC">
        <w:rPr>
          <w:color w:val="000000" w:themeColor="text1"/>
          <w:lang w:val="de-CH"/>
        </w:rPr>
        <w:t xml:space="preserve">auswählt, </w:t>
      </w:r>
      <w:r w:rsidR="004A4FC1" w:rsidRPr="00C06CBC">
        <w:rPr>
          <w:b/>
          <w:bCs/>
          <w:color w:val="000000" w:themeColor="text1"/>
          <w:lang w:val="de-CH"/>
        </w:rPr>
        <w:t>ohne Wiederholung</w:t>
      </w:r>
      <w:r w:rsidR="004A4FC1" w:rsidRPr="00C06CBC">
        <w:rPr>
          <w:color w:val="000000" w:themeColor="text1"/>
          <w:lang w:val="de-CH"/>
        </w:rPr>
        <w:t xml:space="preserve"> und </w:t>
      </w:r>
      <w:r w:rsidR="004A4FC1" w:rsidRPr="00C06CBC">
        <w:rPr>
          <w:b/>
          <w:bCs/>
          <w:color w:val="000000" w:themeColor="text1"/>
          <w:lang w:val="de-CH"/>
        </w:rPr>
        <w:t>ohne Berücksichtigung der Reihenfolge</w:t>
      </w:r>
      <w:r w:rsidR="004A4FC1" w:rsidRPr="00C06CBC">
        <w:rPr>
          <w:color w:val="000000" w:themeColor="text1"/>
          <w:lang w:val="de-CH"/>
        </w:rPr>
        <w:t>.</w:t>
      </w:r>
      <w:del w:id="43" w:author="Melanie Müller" w:date="2025-12-31T16:00:00Z" w16du:dateUtc="2025-12-31T15:00:00Z">
        <w:r w:rsidRPr="004A4FC1" w:rsidDel="00DB0C3C">
          <w:rPr>
            <w:noProof/>
            <w:color w:val="000000" w:themeColor="text1"/>
            <w:lang w:val="de-CH"/>
          </w:rPr>
          <w:drawing>
            <wp:inline distT="0" distB="0" distL="0" distR="0" wp14:anchorId="1CEFF98D" wp14:editId="1D08D52A">
              <wp:extent cx="6645910" cy="1217930"/>
              <wp:effectExtent l="0" t="0" r="2540" b="1270"/>
              <wp:docPr id="2141877048" name="Picture 1" descr="A math equations on a white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41877048" name="Picture 1" descr="A math equations on a white background&#10;&#10;AI-generated content may be incorrect.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12179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AD89786" w14:textId="148149B8" w:rsidR="00DB570A" w:rsidRDefault="00BD558F" w:rsidP="00290B4B">
      <w:pPr>
        <w:spacing w:after="0" w:line="240" w:lineRule="auto"/>
        <w:rPr>
          <w:ins w:id="44" w:author="Melanie Müller" w:date="2025-12-31T16:01:00Z" w16du:dateUtc="2025-12-31T15:01:00Z"/>
          <w:caps/>
          <w:color w:val="000000" w:themeColor="text1"/>
          <w:spacing w:val="10"/>
          <w:lang w:val="de-CH"/>
        </w:rPr>
      </w:pPr>
      <w:ins w:id="45" w:author="Melanie Müller" w:date="2025-12-31T16:01:00Z" w16du:dateUtc="2025-12-31T15:01:00Z">
        <w:r w:rsidRPr="00BD558F">
          <w:rPr>
            <w:caps/>
            <w:noProof/>
            <w:color w:val="000000" w:themeColor="text1"/>
            <w:spacing w:val="10"/>
            <w:lang w:val="de-CH"/>
          </w:rPr>
          <w:drawing>
            <wp:inline distT="0" distB="0" distL="0" distR="0" wp14:anchorId="0604467F" wp14:editId="48E9A43A">
              <wp:extent cx="6645910" cy="5166995"/>
              <wp:effectExtent l="0" t="0" r="2540" b="0"/>
              <wp:docPr id="1893216122" name="Picture 1" descr="A screenshot of a math proble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3216122" name="Picture 1" descr="A screenshot of a math problem&#10;&#10;AI-generated content may be incorrect.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51669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207AB4C" w14:textId="77777777" w:rsidR="00BD558F" w:rsidRPr="004A4FC1" w:rsidRDefault="00BD558F" w:rsidP="00290B4B">
      <w:pPr>
        <w:spacing w:after="0" w:line="240" w:lineRule="auto"/>
        <w:rPr>
          <w:caps/>
          <w:color w:val="000000" w:themeColor="text1"/>
          <w:spacing w:val="10"/>
          <w:lang w:val="de-CH"/>
        </w:rPr>
      </w:pPr>
    </w:p>
    <w:p w14:paraId="7239D25C" w14:textId="4353C6A8" w:rsidR="00DB570A" w:rsidRPr="004A4FC1" w:rsidRDefault="009F7D4B" w:rsidP="00290B4B">
      <w:pPr>
        <w:pStyle w:val="Heading4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</w:t>
      </w:r>
      <w:r w:rsidR="00DB570A" w:rsidRPr="004A4FC1">
        <w:rPr>
          <w:color w:val="000000" w:themeColor="text1"/>
          <w:lang w:val="de-CH"/>
        </w:rPr>
        <w:t xml:space="preserve">ombination: Ziehen mit zurücklegen: </w:t>
      </w:r>
      <w:r w:rsidR="00DB570A" w:rsidRPr="004A4FC1">
        <w:rPr>
          <w:b/>
          <w:bCs/>
          <w:color w:val="000000" w:themeColor="text1"/>
          <w:lang w:val="de-CH"/>
        </w:rPr>
        <w:t>Perlenkette</w:t>
      </w:r>
    </w:p>
    <w:p w14:paraId="2F47F5BB" w14:textId="77777777" w:rsidR="00DB570A" w:rsidRPr="004A4FC1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b/>
          <w:color w:val="000000" w:themeColor="text1"/>
          <w:lang w:val="de-CH"/>
        </w:rPr>
        <w:t>Frage</w:t>
      </w:r>
      <w:r w:rsidRPr="004A4FC1">
        <w:rPr>
          <w:color w:val="000000" w:themeColor="text1"/>
          <w:lang w:val="de-CH"/>
        </w:rPr>
        <w:t>: Auf wie viele Arten kann man k mal unter n verschiedenen Objekten auswählen?</w:t>
      </w:r>
    </w:p>
    <w:p w14:paraId="108A0B21" w14:textId="77777777" w:rsidR="00DB570A" w:rsidRPr="004A4FC1" w:rsidRDefault="00DB570A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Definition: </w:t>
      </w:r>
      <w:r w:rsidRPr="00C06CBC">
        <w:rPr>
          <w:color w:val="000000" w:themeColor="text1"/>
          <w:lang w:val="de-CH"/>
        </w:rPr>
        <w:t xml:space="preserve">Wenn man </w:t>
      </w:r>
      <w:r w:rsidRPr="00C06CBC">
        <w:rPr>
          <w:b/>
          <w:bCs/>
          <w:color w:val="000000" w:themeColor="text1"/>
          <w:lang w:val="de-CH"/>
        </w:rPr>
        <w:t>mehrmals auswählen darf</w:t>
      </w:r>
      <w:r w:rsidRPr="00C06CBC">
        <w:rPr>
          <w:color w:val="000000" w:themeColor="text1"/>
          <w:lang w:val="de-CH"/>
        </w:rPr>
        <w:t xml:space="preserve"> und die </w:t>
      </w:r>
      <w:r w:rsidRPr="00C06CBC">
        <w:rPr>
          <w:b/>
          <w:bCs/>
          <w:color w:val="000000" w:themeColor="text1"/>
          <w:lang w:val="de-CH"/>
        </w:rPr>
        <w:t>Reihenfolge egal</w:t>
      </w:r>
      <w:r w:rsidRPr="00C06CBC">
        <w:rPr>
          <w:color w:val="000000" w:themeColor="text1"/>
          <w:lang w:val="de-CH"/>
        </w:rPr>
        <w:t xml:space="preserve"> ist, dann handelt es sich um ein Perlenkettenproblem.</w:t>
      </w:r>
    </w:p>
    <w:p w14:paraId="1AD99CF9" w14:textId="77777777" w:rsidR="00DB570A" w:rsidRDefault="00DB570A" w:rsidP="00290B4B">
      <w:pPr>
        <w:spacing w:after="0" w:line="240" w:lineRule="auto"/>
        <w:rPr>
          <w:ins w:id="46" w:author="Melanie Müller" w:date="2025-12-31T16:01:00Z" w16du:dateUtc="2025-12-31T15:01:00Z"/>
          <w:color w:val="000000" w:themeColor="text1"/>
          <w:lang w:val="de-CH"/>
        </w:rPr>
      </w:pPr>
      <w:del w:id="47" w:author="Melanie Müller" w:date="2025-12-31T16:01:00Z" w16du:dateUtc="2025-12-31T15:01:00Z">
        <w:r w:rsidRPr="004A4FC1" w:rsidDel="00BD558F">
          <w:rPr>
            <w:noProof/>
            <w:color w:val="000000" w:themeColor="text1"/>
            <w:lang w:val="de-CH"/>
          </w:rPr>
          <w:drawing>
            <wp:inline distT="0" distB="0" distL="0" distR="0" wp14:anchorId="28A18D40" wp14:editId="5D853FC0">
              <wp:extent cx="6645910" cy="438785"/>
              <wp:effectExtent l="0" t="0" r="2540" b="0"/>
              <wp:docPr id="62360923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3609236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438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A32F881" w14:textId="12B47669" w:rsidR="00630116" w:rsidRDefault="00630116" w:rsidP="00290B4B">
      <w:pPr>
        <w:spacing w:after="0" w:line="240" w:lineRule="auto"/>
        <w:rPr>
          <w:ins w:id="48" w:author="Melanie Müller" w:date="2025-12-31T16:01:00Z" w16du:dateUtc="2025-12-31T15:01:00Z"/>
          <w:color w:val="000000" w:themeColor="text1"/>
          <w:lang w:val="de-CH"/>
        </w:rPr>
      </w:pPr>
      <w:ins w:id="49" w:author="Melanie Müller" w:date="2025-12-31T16:01:00Z" w16du:dateUtc="2025-12-31T15:01:00Z">
        <w:r w:rsidRPr="00630116">
          <w:rPr>
            <w:noProof/>
            <w:color w:val="000000" w:themeColor="text1"/>
            <w:lang w:val="de-CH"/>
          </w:rPr>
          <w:drawing>
            <wp:inline distT="0" distB="0" distL="0" distR="0" wp14:anchorId="302F5710" wp14:editId="7405121C">
              <wp:extent cx="6645910" cy="1654175"/>
              <wp:effectExtent l="0" t="0" r="2540" b="3175"/>
              <wp:docPr id="99546059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9546059" name="Picture 1" descr="A screenshot of a computer&#10;&#10;AI-generated content may be incorrect.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1654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C2A4B3F" w14:textId="6CBAEFB7" w:rsidR="001245B3" w:rsidRDefault="001245B3" w:rsidP="00290B4B">
      <w:pPr>
        <w:spacing w:after="0" w:line="240" w:lineRule="auto"/>
        <w:rPr>
          <w:color w:val="000000" w:themeColor="text1"/>
          <w:lang w:val="de-CH"/>
        </w:rPr>
      </w:pPr>
      <w:ins w:id="50" w:author="Melanie Müller" w:date="2025-12-31T16:01:00Z" w16du:dateUtc="2025-12-31T15:01:00Z">
        <w:r w:rsidRPr="001245B3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5A8B3AA9" wp14:editId="1EE19CE2">
              <wp:extent cx="6645910" cy="8245475"/>
              <wp:effectExtent l="0" t="0" r="2540" b="3175"/>
              <wp:docPr id="398243034" name="Picture 1" descr="A white paper with black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8243034" name="Picture 1" descr="A white paper with black text&#10;&#10;AI-generated content may be incorrect.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8245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CCB6A2" w14:textId="7FF52D46" w:rsidR="005652CF" w:rsidRDefault="00F97F69" w:rsidP="00290B4B">
      <w:pPr>
        <w:spacing w:after="0" w:line="240" w:lineRule="auto"/>
        <w:rPr>
          <w:color w:val="000000" w:themeColor="text1"/>
          <w:lang w:val="de-CH"/>
        </w:rPr>
      </w:pPr>
      <w:ins w:id="51" w:author="Melanie Müller" w:date="2025-12-31T16:02:00Z" w16du:dateUtc="2025-12-31T15:02:00Z">
        <w:r w:rsidRPr="00F97F69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7BD6CA7E" wp14:editId="43A4D591">
              <wp:extent cx="6645910" cy="4832350"/>
              <wp:effectExtent l="0" t="0" r="2540" b="6350"/>
              <wp:docPr id="393165851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3165851" name="Picture 1" descr="A screenshot of a computer&#10;&#10;AI-generated content may be incorrect.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4832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5ED1C14" w14:textId="77777777" w:rsidR="00EF5087" w:rsidRDefault="00EF5087" w:rsidP="00AB017F">
      <w:pPr>
        <w:spacing w:before="0"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br w:type="page"/>
      </w:r>
    </w:p>
    <w:p w14:paraId="2967C7D6" w14:textId="361A2573" w:rsidR="00DB570A" w:rsidRDefault="005652CF" w:rsidP="00290B4B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lastRenderedPageBreak/>
        <w:t>B</w:t>
      </w:r>
      <w:ins w:id="52" w:author="Melanie Müller" w:date="2025-12-31T16:02:00Z" w16du:dateUtc="2025-12-31T15:02:00Z">
        <w:r w:rsidR="001245B3">
          <w:rPr>
            <w:color w:val="000000" w:themeColor="text1"/>
            <w:lang w:val="de-CH"/>
          </w:rPr>
          <w:t>eispi</w:t>
        </w:r>
      </w:ins>
      <w:del w:id="53" w:author="Melanie Müller" w:date="2025-12-31T16:02:00Z" w16du:dateUtc="2025-12-31T15:02:00Z">
        <w:r w:rsidDel="001245B3">
          <w:rPr>
            <w:color w:val="000000" w:themeColor="text1"/>
            <w:lang w:val="de-CH"/>
          </w:rPr>
          <w:delText>iepsi</w:delText>
        </w:r>
      </w:del>
      <w:r>
        <w:rPr>
          <w:color w:val="000000" w:themeColor="text1"/>
          <w:lang w:val="de-CH"/>
        </w:rPr>
        <w:t xml:space="preserve">elaufgabe: 2024 </w:t>
      </w:r>
    </w:p>
    <w:p w14:paraId="0ADDADF2" w14:textId="2FACA798" w:rsidR="003F3305" w:rsidRPr="004A4FC1" w:rsidRDefault="003F3305" w:rsidP="00290B4B">
      <w:pPr>
        <w:spacing w:after="0" w:line="240" w:lineRule="auto"/>
        <w:rPr>
          <w:caps/>
          <w:color w:val="000000" w:themeColor="text1"/>
          <w:spacing w:val="10"/>
          <w:lang w:val="de-CH"/>
        </w:rPr>
      </w:pPr>
      <w:r w:rsidRPr="003F3305">
        <w:rPr>
          <w:caps/>
          <w:noProof/>
          <w:color w:val="000000" w:themeColor="text1"/>
          <w:spacing w:val="10"/>
          <w:lang w:val="de-CH"/>
        </w:rPr>
        <w:lastRenderedPageBreak/>
        <w:drawing>
          <wp:inline distT="0" distB="0" distL="0" distR="0" wp14:anchorId="004C0DAA" wp14:editId="799BF089">
            <wp:extent cx="6103917" cy="4271459"/>
            <wp:effectExtent l="0" t="0" r="0" b="0"/>
            <wp:docPr id="8179923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23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9406" cy="42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0C6" w:rsidRPr="004030C6">
        <w:rPr>
          <w:caps/>
          <w:noProof/>
          <w:color w:val="000000" w:themeColor="text1"/>
          <w:spacing w:val="10"/>
          <w:lang w:val="de-CH"/>
        </w:rPr>
        <w:drawing>
          <wp:inline distT="0" distB="0" distL="0" distR="0" wp14:anchorId="0DA63595" wp14:editId="3D3AFEB6">
            <wp:extent cx="6068291" cy="4421051"/>
            <wp:effectExtent l="0" t="0" r="8890" b="0"/>
            <wp:docPr id="553314392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4392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4126" cy="44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3538" w14:textId="77777777" w:rsidR="00EF5087" w:rsidRDefault="00EF5087" w:rsidP="00AB017F">
      <w:pPr>
        <w:spacing w:before="0" w:after="0"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de-CH"/>
        </w:rPr>
      </w:pPr>
      <w:bookmarkStart w:id="54" w:name="_Toc217310928"/>
      <w:bookmarkStart w:id="55" w:name="_Toc217229539"/>
      <w:r>
        <w:rPr>
          <w:color w:val="000000" w:themeColor="text1"/>
          <w:lang w:val="de-CH"/>
        </w:rPr>
        <w:br w:type="page"/>
      </w:r>
    </w:p>
    <w:p w14:paraId="66B3D8D2" w14:textId="425F0081" w:rsidR="00517A8D" w:rsidRPr="004A4FC1" w:rsidRDefault="00517A8D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56" w:name="_Toc218240056"/>
      <w:r w:rsidRPr="004A4FC1">
        <w:rPr>
          <w:color w:val="000000" w:themeColor="text1"/>
          <w:lang w:val="de-CH"/>
        </w:rPr>
        <w:lastRenderedPageBreak/>
        <w:t>Aufgabe</w:t>
      </w:r>
      <w:r w:rsidR="00252304" w:rsidRPr="004A4FC1">
        <w:rPr>
          <w:color w:val="000000" w:themeColor="text1"/>
          <w:lang w:val="de-CH"/>
        </w:rPr>
        <w:t xml:space="preserve"> 2</w:t>
      </w:r>
      <w:r w:rsidRPr="004A4FC1">
        <w:rPr>
          <w:color w:val="000000" w:themeColor="text1"/>
          <w:lang w:val="de-CH"/>
        </w:rPr>
        <w:t>: Lineare Regression</w:t>
      </w:r>
      <w:bookmarkEnd w:id="54"/>
      <w:bookmarkEnd w:id="56"/>
      <w:r w:rsidRPr="004A4FC1">
        <w:rPr>
          <w:color w:val="000000" w:themeColor="text1"/>
          <w:lang w:val="de-CH"/>
        </w:rPr>
        <w:t xml:space="preserve"> </w:t>
      </w:r>
      <w:bookmarkEnd w:id="55"/>
    </w:p>
    <w:p w14:paraId="1C91DBD0" w14:textId="37FF0EAE" w:rsidR="00517A8D" w:rsidRPr="004A4FC1" w:rsidRDefault="00517A8D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Diese Aufgabe hat immer einer Tabelle</w:t>
      </w:r>
      <w:ins w:id="57" w:author="Melanie Müller" w:date="2026-01-01T12:59:00Z" w16du:dateUtc="2026-01-01T11:59:00Z">
        <w:r w:rsidR="00693758">
          <w:rPr>
            <w:color w:val="000000" w:themeColor="text1"/>
            <w:lang w:val="de-CH"/>
          </w:rPr>
          <w:t xml:space="preserve"> und ist praktisch immer Aufgabe 2</w:t>
        </w:r>
      </w:ins>
      <w:del w:id="58" w:author="Melanie Müller" w:date="2026-01-01T12:59:00Z" w16du:dateUtc="2026-01-01T11:59:00Z">
        <w:r w:rsidRPr="004A4FC1" w:rsidDel="00693758">
          <w:rPr>
            <w:color w:val="000000" w:themeColor="text1"/>
            <w:lang w:val="de-CH"/>
          </w:rPr>
          <w:delText xml:space="preserve">. </w:delText>
        </w:r>
      </w:del>
    </w:p>
    <w:p w14:paraId="22AA8724" w14:textId="73713CF1" w:rsidR="00517A8D" w:rsidRPr="004A4FC1" w:rsidRDefault="00517A8D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Punkteverteilung: (normalerweise)</w:t>
      </w:r>
    </w:p>
    <w:p w14:paraId="030F3BFC" w14:textId="77777777" w:rsidR="00517A8D" w:rsidRPr="004A4FC1" w:rsidRDefault="00517A8D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Methode der linearen Regression: 1</w:t>
      </w:r>
    </w:p>
    <w:p w14:paraId="7A7CE618" w14:textId="77777777" w:rsidR="00517A8D" w:rsidRPr="004A4FC1" w:rsidRDefault="00517A8D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Wert von a: 1</w:t>
      </w:r>
    </w:p>
    <w:p w14:paraId="249425BA" w14:textId="77777777" w:rsidR="00517A8D" w:rsidRPr="004A4FC1" w:rsidRDefault="00517A8D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Wert von b: 1</w:t>
      </w:r>
    </w:p>
    <w:p w14:paraId="6278167A" w14:textId="77777777" w:rsidR="00517A8D" w:rsidRPr="004A4FC1" w:rsidRDefault="00517A8D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Wert von r: 1</w:t>
      </w:r>
    </w:p>
    <w:p w14:paraId="34033238" w14:textId="77777777" w:rsidR="00517A8D" w:rsidRPr="004A4FC1" w:rsidRDefault="00517A8D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Beurteilung der linearen Regression: 1</w:t>
      </w:r>
    </w:p>
    <w:p w14:paraId="79AA5765" w14:textId="15914C3E" w:rsidR="00517A8D" w:rsidRPr="004A4FC1" w:rsidRDefault="00517A8D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Vorgehen</w:t>
      </w:r>
    </w:p>
    <w:p w14:paraId="16E7C1B8" w14:textId="57551B18" w:rsidR="00517A8D" w:rsidRPr="004A4FC1" w:rsidRDefault="00517A8D" w:rsidP="00290B4B">
      <w:pPr>
        <w:pStyle w:val="ListParagraph"/>
        <w:numPr>
          <w:ilvl w:val="0"/>
          <w:numId w:val="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Beiblatt «Lineare Regression» nutzen &amp; auf die Prüfung notieren, dass die Aufgabe auf dem Beiblatt gelöst wird. Copy-Paste auf das Prüfungsblatt: «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Die Lösung zu dieser Aufgabe befindet sich auf dem Beiblatt II</w:t>
      </w:r>
      <w:r w:rsidRPr="004A4FC1">
        <w:rPr>
          <w:color w:val="000000" w:themeColor="text1"/>
          <w:lang w:val="de-CH"/>
        </w:rPr>
        <w:t>»</w:t>
      </w:r>
      <w:ins w:id="59" w:author="Melanie Müller" w:date="2026-01-01T13:01:00Z" w16du:dateUtc="2026-01-01T12:01:00Z">
        <w:r w:rsidR="00693758">
          <w:rPr>
            <w:color w:val="000000" w:themeColor="text1"/>
            <w:lang w:val="de-CH"/>
          </w:rPr>
          <w:t xml:space="preserve"> </w:t>
        </w:r>
        <w:r w:rsidR="00693758">
          <w:rPr>
            <w:color w:val="000000" w:themeColor="text1"/>
            <w:lang w:val="de-CH"/>
          </w:rPr>
          <w:br/>
          <w:t xml:space="preserve">Achtung: </w:t>
        </w:r>
      </w:ins>
      <w:ins w:id="60" w:author="Melanie Müller" w:date="2026-01-01T13:02:00Z" w16du:dateUtc="2026-01-01T12:02:00Z">
        <w:r w:rsidR="00693758">
          <w:rPr>
            <w:color w:val="000000" w:themeColor="text1"/>
            <w:lang w:val="de-CH"/>
          </w:rPr>
          <w:t>Manchmal</w:t>
        </w:r>
      </w:ins>
      <w:ins w:id="61" w:author="Melanie Müller" w:date="2026-01-01T13:01:00Z" w16du:dateUtc="2026-01-01T12:01:00Z">
        <w:r w:rsidR="00693758">
          <w:rPr>
            <w:color w:val="000000" w:themeColor="text1"/>
            <w:lang w:val="de-CH"/>
          </w:rPr>
          <w:t xml:space="preserve"> gibt es noch eine Aufgabe c, welche nicht mit dem Beiblatt d</w:t>
        </w:r>
      </w:ins>
      <w:ins w:id="62" w:author="Melanie Müller" w:date="2026-01-01T13:02:00Z" w16du:dateUtc="2026-01-01T12:02:00Z">
        <w:r w:rsidR="00693758">
          <w:rPr>
            <w:color w:val="000000" w:themeColor="text1"/>
            <w:lang w:val="de-CH"/>
          </w:rPr>
          <w:t>irekt gelöst werden kann.</w:t>
        </w:r>
      </w:ins>
      <w:r w:rsidRPr="004A4FC1">
        <w:rPr>
          <w:color w:val="000000" w:themeColor="text1"/>
          <w:lang w:val="de-CH"/>
        </w:rPr>
        <w:br/>
        <w:t>(Beiblatt Lineare Regression ist einmal in dieser Aufgabenbeschreibung angehängt für ein eigenes Beispiel und einmal zuhinterst)</w:t>
      </w:r>
    </w:p>
    <w:p w14:paraId="53FF656B" w14:textId="1C96C88E" w:rsidR="00517A8D" w:rsidRPr="004A4FC1" w:rsidRDefault="00517A8D" w:rsidP="00290B4B">
      <w:pPr>
        <w:pStyle w:val="ListParagraph"/>
        <w:numPr>
          <w:ilvl w:val="0"/>
          <w:numId w:val="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Gemäss </w:t>
      </w:r>
      <w:del w:id="63" w:author="Melanie Müller" w:date="2026-01-01T13:01:00Z" w16du:dateUtc="2026-01-01T12:01:00Z">
        <w:r w:rsidRPr="004A4FC1" w:rsidDel="00693758">
          <w:rPr>
            <w:color w:val="000000" w:themeColor="text1"/>
            <w:lang w:val="de-CH"/>
          </w:rPr>
          <w:delText xml:space="preserve">TR-Skript </w:delText>
        </w:r>
      </w:del>
      <w:ins w:id="64" w:author="Melanie Müller" w:date="2026-01-01T13:01:00Z" w16du:dateUtc="2026-01-01T12:01:00Z">
        <w:r w:rsidR="00693758">
          <w:rPr>
            <w:color w:val="000000" w:themeColor="text1"/>
            <w:lang w:val="de-CH"/>
          </w:rPr>
          <w:t xml:space="preserve">Aufgabetypenbeschreibung </w:t>
        </w:r>
      </w:ins>
      <w:r w:rsidRPr="004A4FC1">
        <w:rPr>
          <w:color w:val="000000" w:themeColor="text1"/>
          <w:lang w:val="de-CH"/>
        </w:rPr>
        <w:t>«linreg» lösen</w:t>
      </w:r>
    </w:p>
    <w:p w14:paraId="07E28ED8" w14:textId="77777777" w:rsidR="00517A8D" w:rsidRPr="005F7290" w:rsidRDefault="00517A8D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r w:rsidRPr="005F7290">
        <w:rPr>
          <w:b/>
          <w:bCs/>
          <w:color w:val="000000" w:themeColor="text1"/>
          <w:lang w:val="de-CH"/>
        </w:rPr>
        <w:t>Matrix erstellen</w:t>
      </w:r>
    </w:p>
    <w:p w14:paraId="198EA733" w14:textId="77777777" w:rsidR="00517A8D" w:rsidRPr="004A4FC1" w:rsidRDefault="00517A8D" w:rsidP="00290B4B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Matrix erstellen im TR: [Menü] &gt; [7] Matrix und Vektor &gt; Erstellen &gt; [1] Matrix.. mit n Zeilen und 2 Spalten </w:t>
      </w:r>
    </w:p>
    <w:p w14:paraId="10B101E2" w14:textId="77777777" w:rsidR="00517A8D" w:rsidRPr="004A4FC1" w:rsidRDefault="00517A8D" w:rsidP="00290B4B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Matrix mit den entsprechenden Zahlen befüllen. X ist auf der linken Seite, Y auf der rechten Seite</w:t>
      </w:r>
    </w:p>
    <w:p w14:paraId="71A1F0F9" w14:textId="77777777" w:rsidR="00517A8D" w:rsidRPr="004A4FC1" w:rsidRDefault="00517A8D" w:rsidP="00290B4B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Mit dem TR vor die Matrix navigieren. Anschliessend im TR: [Buch] &gt; [6] &gt; wrstat &gt; linreg</w:t>
      </w:r>
    </w:p>
    <w:p w14:paraId="6CA6714C" w14:textId="77777777" w:rsidR="00517A8D" w:rsidRPr="004A4FC1" w:rsidRDefault="00517A8D" w:rsidP="00290B4B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Klammer anpassen, sodass Matrix eingeklammert ist &amp; dann [enter]</w:t>
      </w:r>
    </w:p>
    <w:p w14:paraId="48555FBA" w14:textId="77777777" w:rsidR="00517A8D" w:rsidRPr="004A4FC1" w:rsidRDefault="00517A8D" w:rsidP="00290B4B">
      <w:pPr>
        <w:pStyle w:val="ListParagraph"/>
        <w:numPr>
          <w:ilvl w:val="0"/>
          <w:numId w:val="7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Resultate abschreiben. Es gibt keine Punkte ohne Rechnungsweg </w:t>
      </w:r>
    </w:p>
    <w:p w14:paraId="0E464ACD" w14:textId="77777777" w:rsidR="00517A8D" w:rsidRPr="005F7290" w:rsidRDefault="00517A8D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r w:rsidRPr="005F7290">
        <w:rPr>
          <w:b/>
          <w:bCs/>
          <w:color w:val="000000" w:themeColor="text1"/>
          <w:lang w:val="de-CH"/>
        </w:rPr>
        <w:t>Beschreibung von Alex Krieg für seine TR-Formeln</w:t>
      </w:r>
    </w:p>
    <w:p w14:paraId="35CE052B" w14:textId="6F004249" w:rsidR="00C22286" w:rsidRPr="004A4FC1" w:rsidRDefault="00517A8D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285CB3A5" wp14:editId="0764873A">
            <wp:extent cx="6457137" cy="4820951"/>
            <wp:effectExtent l="0" t="0" r="1270" b="0"/>
            <wp:docPr id="1341264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6425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2475" cy="482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EB53" w14:textId="22ECC470" w:rsidR="00517A8D" w:rsidRPr="004A4FC1" w:rsidRDefault="00517A8D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lastRenderedPageBreak/>
        <w:t xml:space="preserve">Aufgabentyp </w:t>
      </w:r>
      <w:r w:rsidR="00AB017F">
        <w:rPr>
          <w:color w:val="000000" w:themeColor="text1"/>
          <w:lang w:val="de-CH"/>
        </w:rPr>
        <w:t>und Theorie</w:t>
      </w:r>
      <w:r w:rsidRPr="004A4FC1">
        <w:rPr>
          <w:color w:val="000000" w:themeColor="text1"/>
          <w:lang w:val="de-CH"/>
        </w:rPr>
        <w:t xml:space="preserve"> </w:t>
      </w:r>
    </w:p>
    <w:p w14:paraId="3354FC2D" w14:textId="5F940D8F" w:rsidR="000502C5" w:rsidRDefault="00517A8D" w:rsidP="00290B4B">
      <w:pPr>
        <w:spacing w:after="0" w:line="240" w:lineRule="auto"/>
        <w:rPr>
          <w:ins w:id="65" w:author="Melanie Müller" w:date="2026-01-01T12:51:00Z" w16du:dateUtc="2026-01-01T11:51:00Z"/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Es gibt nur </w:t>
      </w:r>
      <w:r w:rsidR="005F7290" w:rsidRPr="004A4FC1">
        <w:rPr>
          <w:color w:val="000000" w:themeColor="text1"/>
          <w:lang w:val="de-CH"/>
        </w:rPr>
        <w:t>wenig</w:t>
      </w:r>
      <w:r w:rsidRPr="004A4FC1">
        <w:rPr>
          <w:color w:val="000000" w:themeColor="text1"/>
          <w:lang w:val="de-CH"/>
        </w:rPr>
        <w:t xml:space="preserve"> Variation in den Aufgabentypen. Restliche Beschreibung von dieser Aufgabe von Nina und Janis.</w:t>
      </w:r>
    </w:p>
    <w:p w14:paraId="3F8D80C3" w14:textId="4293AFFF" w:rsidR="00D82C12" w:rsidRDefault="00D82C12" w:rsidP="00290B4B">
      <w:pPr>
        <w:spacing w:after="0" w:line="240" w:lineRule="auto"/>
        <w:rPr>
          <w:ins w:id="66" w:author="Melanie Müller" w:date="2026-01-01T12:52:00Z" w16du:dateUtc="2026-01-01T11:52:00Z"/>
          <w:color w:val="000000" w:themeColor="text1"/>
          <w:lang w:val="de-CH"/>
        </w:rPr>
      </w:pPr>
      <w:ins w:id="67" w:author="Melanie Müller" w:date="2026-01-01T12:51:00Z" w16du:dateUtc="2026-01-01T11:51:00Z">
        <w:r>
          <w:rPr>
            <w:color w:val="000000" w:themeColor="text1"/>
            <w:lang w:val="de-CH"/>
          </w:rPr>
          <w:t>Teilaufgabe a) Gibt es einen einfachen Zusammenhang zwische</w:t>
        </w:r>
      </w:ins>
      <w:r w:rsidR="008E01FF">
        <w:rPr>
          <w:color w:val="000000" w:themeColor="text1"/>
          <w:lang w:val="de-CH"/>
        </w:rPr>
        <w:t>n</w:t>
      </w:r>
      <w:ins w:id="68" w:author="Melanie Müller" w:date="2026-01-01T12:51:00Z" w16du:dateUtc="2026-01-01T11:51:00Z">
        <w:r>
          <w:rPr>
            <w:color w:val="000000" w:themeColor="text1"/>
            <w:lang w:val="de-CH"/>
          </w:rPr>
          <w:t xml:space="preserve"> X und Y?</w:t>
        </w:r>
      </w:ins>
      <w:ins w:id="69" w:author="Melanie Müller" w:date="2026-01-01T12:52:00Z" w16du:dateUtc="2026-01-01T11:52:00Z">
        <w:r>
          <w:rPr>
            <w:color w:val="000000" w:themeColor="text1"/>
            <w:lang w:val="de-CH"/>
          </w:rPr>
          <w:t xml:space="preserve"> </w:t>
        </w:r>
        <w:r>
          <w:rPr>
            <w:color w:val="000000" w:themeColor="text1"/>
            <w:lang w:val="de-CH"/>
          </w:rPr>
          <w:br/>
          <w:t xml:space="preserve">Diese Teilaufgabe kann mit dem TR-Skript von Alex Krieg </w:t>
        </w:r>
      </w:ins>
      <w:ins w:id="70" w:author="Melanie Müller" w:date="2026-01-01T13:00:00Z" w16du:dateUtc="2026-01-01T12:00:00Z">
        <w:r w:rsidR="00693758">
          <w:rPr>
            <w:color w:val="000000" w:themeColor="text1"/>
            <w:lang w:val="de-CH"/>
          </w:rPr>
          <w:t>und mit dem Beiblatt von Nina Grässli/Jan</w:t>
        </w:r>
      </w:ins>
      <w:r w:rsidR="002D66DE">
        <w:rPr>
          <w:color w:val="000000" w:themeColor="text1"/>
          <w:lang w:val="de-CH"/>
        </w:rPr>
        <w:t>n</w:t>
      </w:r>
      <w:ins w:id="71" w:author="Melanie Müller" w:date="2026-01-01T13:00:00Z" w16du:dateUtc="2026-01-01T12:00:00Z">
        <w:r w:rsidR="00693758">
          <w:rPr>
            <w:color w:val="000000" w:themeColor="text1"/>
            <w:lang w:val="de-CH"/>
          </w:rPr>
          <w:t xml:space="preserve">is Tschan </w:t>
        </w:r>
      </w:ins>
      <w:ins w:id="72" w:author="Melanie Müller" w:date="2026-01-01T12:52:00Z" w16du:dateUtc="2026-01-01T11:52:00Z">
        <w:r>
          <w:rPr>
            <w:color w:val="000000" w:themeColor="text1"/>
            <w:lang w:val="de-CH"/>
          </w:rPr>
          <w:t xml:space="preserve">gelöst werden, gemäss der oberen Beschreibung. </w:t>
        </w:r>
        <w:r>
          <w:rPr>
            <w:color w:val="000000" w:themeColor="text1"/>
            <w:lang w:val="de-CH"/>
          </w:rPr>
          <w:br/>
          <w:t>Beschreibung findet man nochmals hier:</w:t>
        </w:r>
      </w:ins>
    </w:p>
    <w:p w14:paraId="5C706400" w14:textId="77777777" w:rsidR="00D82C12" w:rsidRPr="004A4FC1" w:rsidRDefault="00D82C12" w:rsidP="00D82C12">
      <w:pPr>
        <w:pStyle w:val="ListParagraph"/>
        <w:numPr>
          <w:ilvl w:val="0"/>
          <w:numId w:val="27"/>
        </w:numPr>
        <w:spacing w:after="0" w:line="240" w:lineRule="auto"/>
        <w:rPr>
          <w:ins w:id="73" w:author="Melanie Müller" w:date="2026-01-01T12:52:00Z" w16du:dateUtc="2026-01-01T11:52:00Z"/>
          <w:color w:val="000000" w:themeColor="text1"/>
          <w:lang w:val="de-CH"/>
        </w:rPr>
      </w:pPr>
      <w:ins w:id="74" w:author="Melanie Müller" w:date="2026-01-01T12:52:00Z" w16du:dateUtc="2026-01-01T11:52:00Z">
        <w:r w:rsidRPr="004A4FC1">
          <w:rPr>
            <w:color w:val="000000" w:themeColor="text1"/>
            <w:lang w:val="de-CH"/>
          </w:rPr>
          <w:t xml:space="preserve">Matrix erstellen im TR: [Menü] &gt; [7] Matrix und Vektor &gt; Erstellen &gt; [1] Matrix.. mit n Zeilen und 2 Spalten </w:t>
        </w:r>
      </w:ins>
    </w:p>
    <w:p w14:paraId="5EB94630" w14:textId="77777777" w:rsidR="00D82C12" w:rsidRPr="004A4FC1" w:rsidRDefault="00D82C12" w:rsidP="00D82C12">
      <w:pPr>
        <w:pStyle w:val="ListParagraph"/>
        <w:numPr>
          <w:ilvl w:val="0"/>
          <w:numId w:val="27"/>
        </w:numPr>
        <w:spacing w:after="0" w:line="240" w:lineRule="auto"/>
        <w:rPr>
          <w:ins w:id="75" w:author="Melanie Müller" w:date="2026-01-01T12:52:00Z" w16du:dateUtc="2026-01-01T11:52:00Z"/>
          <w:color w:val="000000" w:themeColor="text1"/>
          <w:lang w:val="de-CH"/>
        </w:rPr>
      </w:pPr>
      <w:ins w:id="76" w:author="Melanie Müller" w:date="2026-01-01T12:52:00Z" w16du:dateUtc="2026-01-01T11:52:00Z">
        <w:r w:rsidRPr="004A4FC1">
          <w:rPr>
            <w:color w:val="000000" w:themeColor="text1"/>
            <w:lang w:val="de-CH"/>
          </w:rPr>
          <w:t>Matrix mit den entsprechenden Zahlen befüllen. X ist auf der linken Seite, Y auf der rechten Seite</w:t>
        </w:r>
      </w:ins>
    </w:p>
    <w:p w14:paraId="04C698C0" w14:textId="77777777" w:rsidR="00D82C12" w:rsidRPr="004A4FC1" w:rsidRDefault="00D82C12" w:rsidP="00D82C12">
      <w:pPr>
        <w:pStyle w:val="ListParagraph"/>
        <w:numPr>
          <w:ilvl w:val="0"/>
          <w:numId w:val="27"/>
        </w:numPr>
        <w:spacing w:after="0" w:line="240" w:lineRule="auto"/>
        <w:rPr>
          <w:ins w:id="77" w:author="Melanie Müller" w:date="2026-01-01T12:52:00Z" w16du:dateUtc="2026-01-01T11:52:00Z"/>
          <w:color w:val="000000" w:themeColor="text1"/>
          <w:lang w:val="de-CH"/>
        </w:rPr>
      </w:pPr>
      <w:ins w:id="78" w:author="Melanie Müller" w:date="2026-01-01T12:52:00Z" w16du:dateUtc="2026-01-01T11:52:00Z">
        <w:r w:rsidRPr="004A4FC1">
          <w:rPr>
            <w:color w:val="000000" w:themeColor="text1"/>
            <w:lang w:val="de-CH"/>
          </w:rPr>
          <w:t>Mit dem TR vor die Matrix navigieren. Anschliessend im TR: [Buch] &gt; [6] &gt; wrstat &gt; linreg</w:t>
        </w:r>
      </w:ins>
    </w:p>
    <w:p w14:paraId="51DEB426" w14:textId="77777777" w:rsidR="00D82C12" w:rsidRPr="004A4FC1" w:rsidRDefault="00D82C12" w:rsidP="00D82C12">
      <w:pPr>
        <w:pStyle w:val="ListParagraph"/>
        <w:numPr>
          <w:ilvl w:val="0"/>
          <w:numId w:val="27"/>
        </w:numPr>
        <w:spacing w:after="0" w:line="240" w:lineRule="auto"/>
        <w:rPr>
          <w:ins w:id="79" w:author="Melanie Müller" w:date="2026-01-01T12:52:00Z" w16du:dateUtc="2026-01-01T11:52:00Z"/>
          <w:color w:val="000000" w:themeColor="text1"/>
          <w:lang w:val="de-CH"/>
        </w:rPr>
      </w:pPr>
      <w:ins w:id="80" w:author="Melanie Müller" w:date="2026-01-01T12:52:00Z" w16du:dateUtc="2026-01-01T11:52:00Z">
        <w:r w:rsidRPr="004A4FC1">
          <w:rPr>
            <w:color w:val="000000" w:themeColor="text1"/>
            <w:lang w:val="de-CH"/>
          </w:rPr>
          <w:t>Klammer anpassen, sodass Matrix eingeklammert ist &amp; dann [enter]</w:t>
        </w:r>
      </w:ins>
    </w:p>
    <w:p w14:paraId="67B1EAB2" w14:textId="77777777" w:rsidR="00D82C12" w:rsidRDefault="00D82C12" w:rsidP="00D82C12">
      <w:pPr>
        <w:pStyle w:val="ListParagraph"/>
        <w:numPr>
          <w:ilvl w:val="0"/>
          <w:numId w:val="27"/>
        </w:numPr>
        <w:spacing w:after="0" w:line="240" w:lineRule="auto"/>
        <w:rPr>
          <w:ins w:id="81" w:author="Melanie Müller" w:date="2026-01-01T12:52:00Z" w16du:dateUtc="2026-01-01T11:52:00Z"/>
          <w:color w:val="000000" w:themeColor="text1"/>
          <w:lang w:val="de-CH"/>
        </w:rPr>
      </w:pPr>
      <w:ins w:id="82" w:author="Melanie Müller" w:date="2026-01-01T12:52:00Z" w16du:dateUtc="2026-01-01T11:52:00Z">
        <w:r w:rsidRPr="004A4FC1">
          <w:rPr>
            <w:color w:val="000000" w:themeColor="text1"/>
            <w:lang w:val="de-CH"/>
          </w:rPr>
          <w:t xml:space="preserve">Resultate abschreiben. Es gibt keine Punkte ohne Rechnungsweg </w:t>
        </w:r>
      </w:ins>
    </w:p>
    <w:p w14:paraId="0F946E88" w14:textId="7061B33A" w:rsidR="00D82C12" w:rsidRDefault="00F957FB" w:rsidP="00D82C12">
      <w:pPr>
        <w:spacing w:after="0" w:line="240" w:lineRule="auto"/>
        <w:rPr>
          <w:ins w:id="83" w:author="Melanie Müller" w:date="2026-01-01T12:53:00Z" w16du:dateUtc="2026-01-01T11:53:00Z"/>
          <w:color w:val="000000" w:themeColor="text1"/>
          <w:lang w:val="de-CH"/>
        </w:rPr>
      </w:pPr>
      <w:ins w:id="84" w:author="Melanie Müller" w:date="2026-01-01T12:53:00Z" w16du:dateUtc="2026-01-01T11:53:00Z">
        <w:r>
          <w:rPr>
            <w:color w:val="000000" w:themeColor="text1"/>
            <w:lang w:val="de-CH"/>
          </w:rPr>
          <w:t>Die Antwort ist meistens, dass es einen einfachen oder linearen Zusammenhang gibt</w:t>
        </w:r>
        <w:r w:rsidR="001636C9">
          <w:rPr>
            <w:color w:val="000000" w:themeColor="text1"/>
            <w:lang w:val="de-CH"/>
          </w:rPr>
          <w:t xml:space="preserve">, was mit der Tabelle und den Formeln bewiesen werden kann. </w:t>
        </w:r>
      </w:ins>
    </w:p>
    <w:p w14:paraId="4C388576" w14:textId="77777777" w:rsidR="001636C9" w:rsidRDefault="001636C9" w:rsidP="00D82C12">
      <w:pPr>
        <w:spacing w:after="0" w:line="240" w:lineRule="auto"/>
        <w:rPr>
          <w:ins w:id="85" w:author="Melanie Müller" w:date="2026-01-01T12:53:00Z" w16du:dateUtc="2026-01-01T11:53:00Z"/>
          <w:color w:val="000000" w:themeColor="text1"/>
          <w:lang w:val="de-CH"/>
        </w:rPr>
      </w:pPr>
    </w:p>
    <w:p w14:paraId="31B42FA3" w14:textId="7A5AF41D" w:rsidR="001636C9" w:rsidRDefault="001636C9" w:rsidP="001636C9">
      <w:pPr>
        <w:spacing w:after="0" w:line="240" w:lineRule="auto"/>
        <w:rPr>
          <w:ins w:id="86" w:author="Melanie Müller" w:date="2026-01-01T12:55:00Z" w16du:dateUtc="2026-01-01T11:55:00Z"/>
          <w:color w:val="000000" w:themeColor="text1"/>
          <w:lang w:val="de-CH"/>
        </w:rPr>
      </w:pPr>
      <w:ins w:id="87" w:author="Melanie Müller" w:date="2026-01-01T12:53:00Z" w16du:dateUtc="2026-01-01T11:53:00Z">
        <w:r>
          <w:rPr>
            <w:color w:val="000000" w:themeColor="text1"/>
            <w:lang w:val="de-CH"/>
          </w:rPr>
          <w:t>Teilaufgabe b) Wie ist die Qualität des</w:t>
        </w:r>
      </w:ins>
      <w:ins w:id="88" w:author="Melanie Müller" w:date="2026-01-01T12:54:00Z" w16du:dateUtc="2026-01-01T11:54:00Z">
        <w:r>
          <w:rPr>
            <w:color w:val="000000" w:themeColor="text1"/>
            <w:lang w:val="de-CH"/>
          </w:rPr>
          <w:t xml:space="preserve"> Modells? </w:t>
        </w:r>
        <w:r>
          <w:rPr>
            <w:color w:val="000000" w:themeColor="text1"/>
            <w:lang w:val="de-CH"/>
          </w:rPr>
          <w:br/>
          <w:t xml:space="preserve">Gesucht ist der Regressionskoeffizient r, der gesucht wird. </w:t>
        </w:r>
      </w:ins>
      <w:ins w:id="89" w:author="Melanie Müller" w:date="2026-01-01T12:55:00Z" w16du:dateUtc="2026-01-01T11:55:00Z">
        <w:r>
          <w:rPr>
            <w:color w:val="000000" w:themeColor="text1"/>
            <w:lang w:val="de-CH"/>
          </w:rPr>
          <w:t xml:space="preserve">Je näher der Koeffizient bei 1 oder -1 ist, desto genauer ist das Modell. </w:t>
        </w:r>
      </w:ins>
      <w:ins w:id="90" w:author="Melanie Müller" w:date="2026-01-01T12:54:00Z" w16du:dateUtc="2026-01-01T11:54:00Z">
        <w:r>
          <w:rPr>
            <w:color w:val="000000" w:themeColor="text1"/>
            <w:lang w:val="de-CH"/>
          </w:rPr>
          <w:t xml:space="preserve">Dabei gibt es jeweils </w:t>
        </w:r>
      </w:ins>
      <w:ins w:id="91" w:author="Melanie Müller" w:date="2026-01-01T12:55:00Z" w16du:dateUtc="2026-01-01T11:55:00Z">
        <w:r w:rsidR="00826E60">
          <w:rPr>
            <w:color w:val="000000" w:themeColor="text1"/>
            <w:lang w:val="de-CH"/>
          </w:rPr>
          <w:t>3</w:t>
        </w:r>
      </w:ins>
      <w:ins w:id="92" w:author="Melanie Müller" w:date="2026-01-01T12:54:00Z" w16du:dateUtc="2026-01-01T11:54:00Z">
        <w:r>
          <w:rPr>
            <w:color w:val="000000" w:themeColor="text1"/>
            <w:lang w:val="de-CH"/>
          </w:rPr>
          <w:t xml:space="preserve"> Varianten</w:t>
        </w:r>
      </w:ins>
    </w:p>
    <w:p w14:paraId="0ED3CB96" w14:textId="3FDCC86A" w:rsidR="001636C9" w:rsidRDefault="001636C9" w:rsidP="001636C9">
      <w:pPr>
        <w:pStyle w:val="ListParagraph"/>
        <w:numPr>
          <w:ilvl w:val="0"/>
          <w:numId w:val="6"/>
        </w:numPr>
        <w:spacing w:after="0" w:line="240" w:lineRule="auto"/>
        <w:rPr>
          <w:ins w:id="93" w:author="Melanie Müller" w:date="2026-01-01T12:55:00Z" w16du:dateUtc="2026-01-01T11:55:00Z"/>
          <w:color w:val="000000" w:themeColor="text1"/>
          <w:lang w:val="de-CH"/>
        </w:rPr>
      </w:pPr>
      <w:ins w:id="94" w:author="Melanie Müller" w:date="2026-01-01T12:55:00Z" w16du:dateUtc="2026-01-01T11:55:00Z">
        <w:r>
          <w:rPr>
            <w:color w:val="000000" w:themeColor="text1"/>
            <w:lang w:val="de-CH"/>
          </w:rPr>
          <w:t>R ist nahe bei +1</w:t>
        </w:r>
        <w:r w:rsidR="00826E60">
          <w:rPr>
            <w:color w:val="000000" w:themeColor="text1"/>
            <w:lang w:val="de-CH"/>
          </w:rPr>
          <w:t xml:space="preserve">: es gibt </w:t>
        </w:r>
      </w:ins>
      <w:r w:rsidR="00826E60">
        <w:rPr>
          <w:color w:val="000000" w:themeColor="text1"/>
          <w:lang w:val="de-CH"/>
        </w:rPr>
        <w:t xml:space="preserve">einen </w:t>
      </w:r>
      <w:r w:rsidR="00CB5B14">
        <w:rPr>
          <w:color w:val="000000" w:themeColor="text1"/>
          <w:lang w:val="de-CH"/>
        </w:rPr>
        <w:t>positiven, steigenden</w:t>
      </w:r>
      <w:r w:rsidR="00826E60">
        <w:rPr>
          <w:color w:val="000000" w:themeColor="text1"/>
          <w:lang w:val="de-CH"/>
        </w:rPr>
        <w:t xml:space="preserve"> Zusammenhang</w:t>
      </w:r>
    </w:p>
    <w:p w14:paraId="3F442D5F" w14:textId="7291AC9A" w:rsidR="00826E60" w:rsidRDefault="00826E60" w:rsidP="001636C9">
      <w:pPr>
        <w:pStyle w:val="ListParagraph"/>
        <w:numPr>
          <w:ilvl w:val="0"/>
          <w:numId w:val="6"/>
        </w:numPr>
        <w:spacing w:after="0" w:line="240" w:lineRule="auto"/>
        <w:rPr>
          <w:ins w:id="95" w:author="Melanie Müller" w:date="2026-01-01T12:56:00Z" w16du:dateUtc="2026-01-01T11:56:00Z"/>
          <w:color w:val="000000" w:themeColor="text1"/>
          <w:lang w:val="de-CH"/>
        </w:rPr>
      </w:pPr>
      <w:ins w:id="96" w:author="Melanie Müller" w:date="2026-01-01T12:55:00Z" w16du:dateUtc="2026-01-01T11:55:00Z">
        <w:r>
          <w:rPr>
            <w:color w:val="000000" w:themeColor="text1"/>
            <w:lang w:val="de-CH"/>
          </w:rPr>
          <w:t>R ist nahe b</w:t>
        </w:r>
      </w:ins>
      <w:ins w:id="97" w:author="Melanie Müller" w:date="2026-01-01T12:56:00Z" w16du:dateUtc="2026-01-01T11:56:00Z">
        <w:r>
          <w:rPr>
            <w:color w:val="000000" w:themeColor="text1"/>
            <w:lang w:val="de-CH"/>
          </w:rPr>
          <w:t>ei -1: es gibt einen negativen, fallender Zusammenhang</w:t>
        </w:r>
      </w:ins>
    </w:p>
    <w:p w14:paraId="0B2A8FC8" w14:textId="6FAA1B1E" w:rsidR="00826E60" w:rsidRDefault="00826E60" w:rsidP="001636C9">
      <w:pPr>
        <w:pStyle w:val="ListParagraph"/>
        <w:numPr>
          <w:ilvl w:val="0"/>
          <w:numId w:val="6"/>
        </w:numPr>
        <w:spacing w:after="0" w:line="240" w:lineRule="auto"/>
        <w:rPr>
          <w:ins w:id="98" w:author="Melanie Müller" w:date="2026-01-01T12:57:00Z" w16du:dateUtc="2026-01-01T11:57:00Z"/>
          <w:color w:val="000000" w:themeColor="text1"/>
          <w:lang w:val="de-CH"/>
        </w:rPr>
      </w:pPr>
      <w:ins w:id="99" w:author="Melanie Müller" w:date="2026-01-01T12:56:00Z" w16du:dateUtc="2026-01-01T11:56:00Z">
        <w:r>
          <w:rPr>
            <w:color w:val="000000" w:themeColor="text1"/>
            <w:lang w:val="de-CH"/>
          </w:rPr>
          <w:t xml:space="preserve">R ist nahe bei 0: </w:t>
        </w:r>
        <w:r w:rsidR="00160828">
          <w:rPr>
            <w:color w:val="000000" w:themeColor="text1"/>
            <w:lang w:val="de-CH"/>
          </w:rPr>
          <w:t xml:space="preserve">Es gibt keinen </w:t>
        </w:r>
      </w:ins>
      <w:ins w:id="100" w:author="Melanie Müller" w:date="2026-01-01T12:57:00Z" w16du:dateUtc="2026-01-01T11:57:00Z">
        <w:r w:rsidR="00160828">
          <w:rPr>
            <w:color w:val="000000" w:themeColor="text1"/>
            <w:lang w:val="de-CH"/>
          </w:rPr>
          <w:t>sichtbaren Zusammenhang von X und Y</w:t>
        </w:r>
      </w:ins>
    </w:p>
    <w:p w14:paraId="36427261" w14:textId="77777777" w:rsidR="00160828" w:rsidRDefault="00160828" w:rsidP="00160828">
      <w:pPr>
        <w:spacing w:after="0" w:line="240" w:lineRule="auto"/>
        <w:rPr>
          <w:ins w:id="101" w:author="Melanie Müller" w:date="2026-01-01T12:57:00Z" w16du:dateUtc="2026-01-01T11:57:00Z"/>
          <w:color w:val="000000" w:themeColor="text1"/>
          <w:lang w:val="de-CH"/>
        </w:rPr>
      </w:pPr>
    </w:p>
    <w:p w14:paraId="5D5D8A92" w14:textId="584FFADE" w:rsidR="00160828" w:rsidRPr="00160828" w:rsidRDefault="00160828">
      <w:pPr>
        <w:spacing w:after="0" w:line="240" w:lineRule="auto"/>
        <w:rPr>
          <w:ins w:id="102" w:author="Melanie Müller" w:date="2026-01-01T12:52:00Z" w16du:dateUtc="2026-01-01T11:52:00Z"/>
          <w:color w:val="000000" w:themeColor="text1"/>
          <w:lang w:val="de-CH"/>
          <w:rPrChange w:id="103" w:author="Melanie Müller" w:date="2026-01-01T12:57:00Z" w16du:dateUtc="2026-01-01T11:57:00Z">
            <w:rPr>
              <w:ins w:id="104" w:author="Melanie Müller" w:date="2026-01-01T12:52:00Z" w16du:dateUtc="2026-01-01T11:52:00Z"/>
              <w:lang w:val="de-CH"/>
            </w:rPr>
          </w:rPrChange>
        </w:rPr>
        <w:pPrChange w:id="105" w:author="Melanie Müller" w:date="2026-01-01T12:57:00Z" w16du:dateUtc="2026-01-01T11:57:00Z">
          <w:pPr>
            <w:pStyle w:val="ListParagraph"/>
            <w:numPr>
              <w:numId w:val="27"/>
            </w:numPr>
            <w:spacing w:after="0" w:line="240" w:lineRule="auto"/>
            <w:ind w:hanging="360"/>
          </w:pPr>
        </w:pPrChange>
      </w:pPr>
      <w:ins w:id="106" w:author="Melanie Müller" w:date="2026-01-01T12:57:00Z" w16du:dateUtc="2026-01-01T11:57:00Z">
        <w:r>
          <w:rPr>
            <w:color w:val="000000" w:themeColor="text1"/>
            <w:lang w:val="de-CH"/>
          </w:rPr>
          <w:t xml:space="preserve">Teilaufgabe c) Wo müsst X oder Y </w:t>
        </w:r>
      </w:ins>
      <w:ins w:id="107" w:author="Melanie Müller" w:date="2026-01-01T12:58:00Z" w16du:dateUtc="2026-01-01T11:58:00Z">
        <w:r w:rsidR="00145813">
          <w:rPr>
            <w:color w:val="000000" w:themeColor="text1"/>
            <w:lang w:val="de-CH"/>
          </w:rPr>
          <w:t>sein, wenn eine weitere Zahl eingeführt wird, welche nicht Teil der vorhandenen Tabelle ist?</w:t>
        </w:r>
        <w:r w:rsidR="00145813">
          <w:rPr>
            <w:color w:val="000000" w:themeColor="text1"/>
            <w:lang w:val="de-CH"/>
          </w:rPr>
          <w:br/>
          <w:t xml:space="preserve">Die Lineasierungsformel y(x) = </w:t>
        </w:r>
        <w:r w:rsidR="00693758">
          <w:rPr>
            <w:color w:val="000000" w:themeColor="text1"/>
            <w:lang w:val="de-CH"/>
          </w:rPr>
          <w:t>a*x+b kann entweder direkt ausg</w:t>
        </w:r>
      </w:ins>
      <w:ins w:id="108" w:author="Melanie Müller" w:date="2026-01-01T12:59:00Z" w16du:dateUtc="2026-01-01T11:59:00Z">
        <w:r w:rsidR="00693758">
          <w:rPr>
            <w:color w:val="000000" w:themeColor="text1"/>
            <w:lang w:val="de-CH"/>
          </w:rPr>
          <w:t xml:space="preserve">erechnet werden oder muss allenfalls noch umgeformt werden. </w:t>
        </w:r>
      </w:ins>
    </w:p>
    <w:p w14:paraId="198D2F33" w14:textId="6EED3C95" w:rsidR="00907467" w:rsidRDefault="008D7EA4" w:rsidP="00290B4B">
      <w:pPr>
        <w:spacing w:after="0" w:line="240" w:lineRule="auto"/>
        <w:rPr>
          <w:ins w:id="109" w:author="Melanie Müller" w:date="2025-12-31T16:03:00Z" w16du:dateUtc="2025-12-31T15:03:00Z"/>
          <w:color w:val="000000" w:themeColor="text1"/>
          <w:lang w:val="de-CH"/>
        </w:rPr>
      </w:pPr>
      <w:r>
        <w:rPr>
          <w:color w:val="000000" w:themeColor="text1"/>
          <w:lang w:val="de-CH"/>
        </w:rPr>
        <w:t>Kann mit dem TR mit solve()</w:t>
      </w:r>
      <w:r w:rsidR="00B91DCF">
        <w:rPr>
          <w:color w:val="000000" w:themeColor="text1"/>
          <w:lang w:val="de-CH"/>
        </w:rPr>
        <w:t xml:space="preserve"> gelöst werden: [menü] [3] [1]</w:t>
      </w:r>
      <w:r w:rsidR="00B91DCF">
        <w:rPr>
          <w:color w:val="000000" w:themeColor="text1"/>
          <w:lang w:val="de-CH"/>
        </w:rPr>
        <w:br/>
      </w:r>
      <w:r w:rsidR="00062F2F">
        <w:rPr>
          <w:color w:val="000000" w:themeColor="text1"/>
          <w:lang w:val="de-CH"/>
        </w:rPr>
        <w:t>Beispiel:</w:t>
      </w:r>
      <w:r w:rsidR="00AB017F">
        <w:rPr>
          <w:color w:val="000000" w:themeColor="text1"/>
          <w:lang w:val="de-CH"/>
        </w:rPr>
        <w:t xml:space="preserve"> </w:t>
      </w:r>
      <w:r w:rsidR="00062F2F">
        <w:rPr>
          <w:color w:val="000000" w:themeColor="text1"/>
          <w:lang w:val="de-CH"/>
        </w:rPr>
        <w:t>a = 3</w:t>
      </w:r>
      <w:r w:rsidR="00AB017F">
        <w:rPr>
          <w:color w:val="000000" w:themeColor="text1"/>
          <w:lang w:val="de-CH"/>
        </w:rPr>
        <w:t xml:space="preserve">, </w:t>
      </w:r>
      <w:r w:rsidR="00062F2F">
        <w:rPr>
          <w:color w:val="000000" w:themeColor="text1"/>
          <w:lang w:val="de-CH"/>
        </w:rPr>
        <w:t>b= 4</w:t>
      </w:r>
      <w:r w:rsidR="00AB017F">
        <w:rPr>
          <w:color w:val="000000" w:themeColor="text1"/>
          <w:lang w:val="de-CH"/>
        </w:rPr>
        <w:t xml:space="preserve"> </w:t>
      </w:r>
      <w:r w:rsidR="00AB017F" w:rsidRPr="00AB017F">
        <w:rPr>
          <w:color w:val="000000" w:themeColor="text1"/>
          <w:lang w:val="de-CH"/>
        </w:rPr>
        <w:sym w:font="Wingdings" w:char="F0E0"/>
      </w:r>
      <w:r w:rsidR="00AB017F">
        <w:rPr>
          <w:color w:val="000000" w:themeColor="text1"/>
          <w:lang w:val="de-CH"/>
        </w:rPr>
        <w:t xml:space="preserve"> </w:t>
      </w:r>
      <w:r w:rsidR="00062F2F">
        <w:rPr>
          <w:color w:val="000000" w:themeColor="text1"/>
          <w:lang w:val="de-CH"/>
        </w:rPr>
        <w:t>solve (0 = 3*x+4, x) [enter]</w:t>
      </w:r>
    </w:p>
    <w:p w14:paraId="1C3B6645" w14:textId="6D3A504D" w:rsidR="00517A8D" w:rsidRPr="004A4FC1" w:rsidRDefault="00907467" w:rsidP="00290B4B">
      <w:pPr>
        <w:spacing w:after="0" w:line="240" w:lineRule="auto"/>
        <w:rPr>
          <w:color w:val="000000" w:themeColor="text1"/>
          <w:lang w:val="de-CH"/>
        </w:rPr>
      </w:pPr>
      <w:ins w:id="110" w:author="Melanie Müller" w:date="2025-12-31T16:03:00Z" w16du:dateUtc="2025-12-31T15:03:00Z">
        <w:r w:rsidRPr="00907467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7127990D" wp14:editId="7C51DB3F">
              <wp:extent cx="5806999" cy="4514212"/>
              <wp:effectExtent l="0" t="0" r="3810" b="1270"/>
              <wp:docPr id="180788177" name="Picture 1" descr="A screenshot of a math proble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788177" name="Picture 1" descr="A screenshot of a math problem&#10;&#10;AI-generated content may be incorrect.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08732" cy="45155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517A8D" w:rsidRPr="004A4FC1">
        <w:rPr>
          <w:color w:val="000000" w:themeColor="text1"/>
          <w:lang w:val="de-CH"/>
        </w:rPr>
        <w:t xml:space="preserve"> </w:t>
      </w:r>
    </w:p>
    <w:p w14:paraId="422E66B5" w14:textId="77777777" w:rsidR="004030C6" w:rsidRDefault="00517A8D" w:rsidP="00290B4B">
      <w:pPr>
        <w:spacing w:after="0" w:line="240" w:lineRule="auto"/>
        <w:rPr>
          <w:ins w:id="111" w:author="Melanie Müller" w:date="2025-12-31T17:41:00Z" w16du:dateUtc="2025-12-31T16:41:00Z"/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36A47E15" wp14:editId="5F85C671">
            <wp:extent cx="6645910" cy="9121775"/>
            <wp:effectExtent l="0" t="0" r="2540" b="3175"/>
            <wp:docPr id="1439388705" name="Picture 1" descr="A sheet of a math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88705" name="Picture 1" descr="A sheet of a math for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F6E9" w14:textId="77777777" w:rsidR="00E27490" w:rsidRDefault="00E27490" w:rsidP="00290B4B">
      <w:pPr>
        <w:spacing w:after="0" w:line="240" w:lineRule="auto"/>
        <w:rPr>
          <w:ins w:id="112" w:author="Melanie Müller" w:date="2025-12-31T17:41:00Z" w16du:dateUtc="2025-12-31T16:41:00Z"/>
          <w:color w:val="000000" w:themeColor="text1"/>
          <w:lang w:val="de-CH"/>
        </w:rPr>
      </w:pPr>
    </w:p>
    <w:p w14:paraId="653267D9" w14:textId="77777777" w:rsidR="00E27490" w:rsidRDefault="00E27490" w:rsidP="00290B4B">
      <w:pPr>
        <w:spacing w:after="0" w:line="240" w:lineRule="auto"/>
        <w:rPr>
          <w:color w:val="000000" w:themeColor="text1"/>
          <w:lang w:val="de-CH"/>
        </w:rPr>
      </w:pPr>
    </w:p>
    <w:p w14:paraId="3B25C9E0" w14:textId="77777777" w:rsidR="004030C6" w:rsidRDefault="004030C6" w:rsidP="00290B4B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lastRenderedPageBreak/>
        <w:t>Beispielaufgabe: 2024</w:t>
      </w:r>
    </w:p>
    <w:p w14:paraId="52AFBA29" w14:textId="77777777" w:rsidR="00A415D6" w:rsidRDefault="00A415D6" w:rsidP="00290B4B">
      <w:pPr>
        <w:spacing w:after="0" w:line="240" w:lineRule="auto"/>
        <w:rPr>
          <w:color w:val="000000" w:themeColor="text1"/>
          <w:lang w:val="de-CH"/>
        </w:rPr>
      </w:pPr>
      <w:r w:rsidRPr="00A415D6">
        <w:rPr>
          <w:noProof/>
          <w:color w:val="000000" w:themeColor="text1"/>
          <w:lang w:val="de-CH"/>
        </w:rPr>
        <w:drawing>
          <wp:inline distT="0" distB="0" distL="0" distR="0" wp14:anchorId="6EA65933" wp14:editId="24D3ADF5">
            <wp:extent cx="5417096" cy="6625151"/>
            <wp:effectExtent l="0" t="0" r="0" b="4445"/>
            <wp:docPr id="95191135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1135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1173" cy="66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EDB5" w14:textId="77777777" w:rsidR="00462EB3" w:rsidRDefault="00A415D6" w:rsidP="00290B4B">
      <w:pPr>
        <w:spacing w:after="0" w:line="240" w:lineRule="auto"/>
        <w:rPr>
          <w:color w:val="000000" w:themeColor="text1"/>
          <w:lang w:val="de-CH"/>
        </w:rPr>
      </w:pPr>
      <w:r w:rsidRPr="00A415D6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766A0717" wp14:editId="3D952A7E">
            <wp:extent cx="4707970" cy="1167771"/>
            <wp:effectExtent l="0" t="0" r="0" b="0"/>
            <wp:docPr id="5134612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12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7709" cy="11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2C40" w14:textId="2310BF22" w:rsidR="00517A8D" w:rsidRPr="004A4FC1" w:rsidRDefault="00462EB3" w:rsidP="00290B4B">
      <w:pPr>
        <w:spacing w:after="0" w:line="240" w:lineRule="auto"/>
        <w:rPr>
          <w:color w:val="000000" w:themeColor="text1"/>
          <w:lang w:val="de-CH"/>
        </w:rPr>
      </w:pPr>
      <w:r w:rsidRPr="00462EB3">
        <w:rPr>
          <w:noProof/>
          <w:color w:val="000000" w:themeColor="text1"/>
          <w:lang w:val="de-CH"/>
        </w:rPr>
        <w:drawing>
          <wp:inline distT="0" distB="0" distL="0" distR="0" wp14:anchorId="54813B31" wp14:editId="5FE052BD">
            <wp:extent cx="5408217" cy="1052603"/>
            <wp:effectExtent l="0" t="0" r="2540" b="0"/>
            <wp:docPr id="1775413452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13452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9437" cy="10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A8D" w:rsidRPr="004A4FC1">
        <w:rPr>
          <w:color w:val="000000" w:themeColor="text1"/>
          <w:lang w:val="de-CH"/>
        </w:rPr>
        <w:br w:type="page"/>
      </w:r>
    </w:p>
    <w:p w14:paraId="418F63F2" w14:textId="4B7B01CA" w:rsidR="00517A8D" w:rsidRPr="004A4FC1" w:rsidRDefault="00517A8D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13" w:name="_Toc217229540"/>
      <w:bookmarkStart w:id="114" w:name="_Toc217310929"/>
      <w:bookmarkStart w:id="115" w:name="_Toc218240057"/>
      <w:r w:rsidRPr="004A4FC1">
        <w:rPr>
          <w:color w:val="000000" w:themeColor="text1"/>
          <w:lang w:val="de-CH"/>
        </w:rPr>
        <w:lastRenderedPageBreak/>
        <w:t>Aufgabe</w:t>
      </w:r>
      <w:r w:rsidR="00252304" w:rsidRPr="004A4FC1">
        <w:rPr>
          <w:color w:val="000000" w:themeColor="text1"/>
          <w:lang w:val="de-CH"/>
        </w:rPr>
        <w:t xml:space="preserve"> 3</w:t>
      </w:r>
      <w:r w:rsidRPr="004A4FC1">
        <w:rPr>
          <w:color w:val="000000" w:themeColor="text1"/>
          <w:lang w:val="de-CH"/>
        </w:rPr>
        <w:t xml:space="preserve">: </w:t>
      </w:r>
      <w:bookmarkEnd w:id="113"/>
      <w:r w:rsidRPr="004A4FC1">
        <w:rPr>
          <w:color w:val="000000" w:themeColor="text1"/>
          <w:lang w:val="de-CH"/>
        </w:rPr>
        <w:t>Wahrscheinlichkeitsdichte und Berechnung von E(x) und var(x)</w:t>
      </w:r>
      <w:bookmarkEnd w:id="114"/>
      <w:bookmarkEnd w:id="115"/>
    </w:p>
    <w:p w14:paraId="34FA0A90" w14:textId="62486D73" w:rsidR="00517A8D" w:rsidRPr="004A4FC1" w:rsidRDefault="00517A8D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Die Frage beinhaltet meistens einen Graph und/oder eine Funktion</w:t>
      </w:r>
      <w:ins w:id="116" w:author="Melanie Müller" w:date="2026-01-01T13:03:00Z" w16du:dateUtc="2026-01-01T12:03:00Z">
        <w:r w:rsidR="000C69B6">
          <w:rPr>
            <w:color w:val="000000" w:themeColor="text1"/>
            <w:lang w:val="de-CH"/>
          </w:rPr>
          <w:t xml:space="preserve"> und ist praktisch immer Aufgabe 3</w:t>
        </w:r>
      </w:ins>
      <w:r w:rsidRPr="004A4FC1">
        <w:rPr>
          <w:color w:val="000000" w:themeColor="text1"/>
          <w:lang w:val="de-CH"/>
        </w:rPr>
        <w:t xml:space="preserve">. </w:t>
      </w:r>
    </w:p>
    <w:p w14:paraId="7774135F" w14:textId="77777777" w:rsidR="00517A8D" w:rsidRPr="004A4FC1" w:rsidRDefault="00517A8D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Betrachten Sie die Funktion …</w:t>
      </w:r>
    </w:p>
    <w:p w14:paraId="08750549" w14:textId="0AD8ACE8" w:rsidR="000C69B6" w:rsidRPr="00432E16" w:rsidRDefault="00517A8D" w:rsidP="000C69B6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Gegeben ist die Funktion…</w:t>
      </w:r>
    </w:p>
    <w:p w14:paraId="25CECFDF" w14:textId="71EF2F01" w:rsidR="00517A8D" w:rsidRPr="004A4FC1" w:rsidRDefault="009F7D4B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</w:t>
      </w:r>
      <w:r w:rsidR="00517A8D" w:rsidRPr="004A4FC1">
        <w:rPr>
          <w:color w:val="000000" w:themeColor="text1"/>
          <w:lang w:val="de-CH"/>
        </w:rPr>
        <w:t>unkteverteilung</w:t>
      </w:r>
    </w:p>
    <w:p w14:paraId="0A095CF5" w14:textId="77777777" w:rsidR="00517A8D" w:rsidRPr="004A4FC1" w:rsidRDefault="00517A8D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Normierungsbedingung, Formel auf 1 setzen: 1</w:t>
      </w:r>
    </w:p>
    <w:p w14:paraId="243FC64C" w14:textId="77777777" w:rsidR="00517A8D" w:rsidRPr="004A4FC1" w:rsidRDefault="00517A8D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Bestimmen der Variable der Verteilungsfunktion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𝜑</w:t>
      </w:r>
      <w:r w:rsidRPr="004A4FC1">
        <w:rPr>
          <w:color w:val="000000" w:themeColor="text1"/>
          <w:lang w:val="de-CH"/>
        </w:rPr>
        <w:t>(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𝑥</w:t>
      </w:r>
      <w:r w:rsidRPr="004A4FC1">
        <w:rPr>
          <w:color w:val="000000" w:themeColor="text1"/>
          <w:lang w:val="de-CH"/>
        </w:rPr>
        <w:t>): 1</w:t>
      </w:r>
    </w:p>
    <w:p w14:paraId="3DA71A4A" w14:textId="77777777" w:rsidR="00517A8D" w:rsidRPr="004A4FC1" w:rsidRDefault="00517A8D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Erwartungswert notieren: 1</w:t>
      </w:r>
    </w:p>
    <w:p w14:paraId="4EA86A10" w14:textId="77777777" w:rsidR="00517A8D" w:rsidRPr="004A4FC1" w:rsidRDefault="00517A8D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Erwartungswert berechnen: 1</w:t>
      </w:r>
    </w:p>
    <w:p w14:paraId="2DF9D835" w14:textId="77777777" w:rsidR="00517A8D" w:rsidRPr="004A4FC1" w:rsidRDefault="00517A8D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Varianzformel notieren: 1</w:t>
      </w:r>
    </w:p>
    <w:p w14:paraId="64E82E69" w14:textId="77777777" w:rsidR="00517A8D" w:rsidRPr="004A4FC1" w:rsidRDefault="00517A8D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Varianz berechnen: 1 </w:t>
      </w:r>
    </w:p>
    <w:p w14:paraId="3A496516" w14:textId="01A8211B" w:rsidR="00517A8D" w:rsidRPr="004A4FC1" w:rsidRDefault="00517A8D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Vorgehen</w:t>
      </w:r>
    </w:p>
    <w:p w14:paraId="2CB7C8E5" w14:textId="405867C8" w:rsidR="00517A8D" w:rsidRPr="004A4FC1" w:rsidRDefault="00517A8D" w:rsidP="00290B4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 durchlesen und Funktion identifizieren. In welchem Intervall befindet sich diese Funktion?</w:t>
      </w:r>
      <w:r w:rsidR="00030250" w:rsidRPr="004A4FC1">
        <w:rPr>
          <w:color w:val="000000" w:themeColor="text1"/>
          <w:lang w:val="de-CH"/>
        </w:rPr>
        <w:t xml:space="preserve"> </w:t>
      </w:r>
      <w:r w:rsidR="00030250" w:rsidRPr="004A4FC1">
        <w:rPr>
          <w:color w:val="000000" w:themeColor="text1"/>
          <w:lang w:val="de-CH"/>
        </w:rPr>
        <w:br/>
        <w:t xml:space="preserve">Die Integralgrenzen können meistens 1:1 aus der Wahrscheinlichkeitsfunktion übernommen werden. </w:t>
      </w:r>
    </w:p>
    <w:p w14:paraId="24D368CF" w14:textId="2A42AE85" w:rsidR="000709A6" w:rsidRPr="004A4FC1" w:rsidRDefault="000709A6" w:rsidP="00290B4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 bestimmen</w:t>
      </w:r>
    </w:p>
    <w:p w14:paraId="2162CF64" w14:textId="0810B2E9" w:rsidR="000709A6" w:rsidRPr="004A4FC1" w:rsidRDefault="000709A6" w:rsidP="00290B4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 einsetzen und Funktion speichern (genauere Anleitung unten)</w:t>
      </w:r>
    </w:p>
    <w:p w14:paraId="7DB7900B" w14:textId="488845C7" w:rsidR="00517A8D" w:rsidRPr="004A4FC1" w:rsidRDefault="000709A6" w:rsidP="00290B4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Integral mit TR gemäss Anleitung lösen</w:t>
      </w:r>
    </w:p>
    <w:p w14:paraId="5688645A" w14:textId="139A2576" w:rsidR="000709A6" w:rsidRPr="004A4FC1" w:rsidRDefault="000709A6" w:rsidP="00290B4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Varianz mit TR gemäss Anleitung lösen</w:t>
      </w:r>
    </w:p>
    <w:p w14:paraId="2F881C3B" w14:textId="48008105" w:rsidR="00030250" w:rsidRPr="004A4FC1" w:rsidRDefault="00030250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Wichtig: Damit eine Funktion als Wahrscheinlichkeitsdichte dienen kann, müssen zwei Bedingungen erfüllt werden:</w:t>
      </w:r>
    </w:p>
    <w:p w14:paraId="7733626B" w14:textId="6EFAF332" w:rsidR="00030250" w:rsidRPr="004A4FC1" w:rsidRDefault="00030250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Die Funktionswerte dürfen nicht negativ sein. </w:t>
      </w:r>
    </w:p>
    <w:p w14:paraId="2E4F3FE6" w14:textId="1818022F" w:rsidR="00030250" w:rsidRPr="004A4FC1" w:rsidRDefault="00030250" w:rsidP="00290B4B">
      <w:pPr>
        <w:pStyle w:val="ListParagraph"/>
        <w:numPr>
          <w:ilvl w:val="0"/>
          <w:numId w:val="9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Die Gesamtfläche unter der Kurve muss exakt 1 geben. </w:t>
      </w:r>
    </w:p>
    <w:p w14:paraId="0A7EE26A" w14:textId="3D5E6C18" w:rsidR="00030250" w:rsidRDefault="00030250" w:rsidP="00290B4B">
      <w:pPr>
        <w:spacing w:after="0" w:line="240" w:lineRule="auto"/>
        <w:rPr>
          <w:ins w:id="117" w:author="Melanie Müller" w:date="2025-12-31T15:50:00Z" w16du:dateUtc="2025-12-31T14:50:00Z"/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Die Wahrscheinlichkeitsdichte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𝜑</w:t>
      </w:r>
      <w:r w:rsidRPr="004A4FC1">
        <w:rPr>
          <w:color w:val="000000" w:themeColor="text1"/>
          <w:lang w:val="de-CH"/>
        </w:rPr>
        <w:t>(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𝑥</w:t>
      </w:r>
      <w:r w:rsidRPr="004A4FC1">
        <w:rPr>
          <w:color w:val="000000" w:themeColor="text1"/>
          <w:lang w:val="de-CH"/>
        </w:rPr>
        <w:t xml:space="preserve">)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𝐹</w:t>
      </w:r>
      <w:r w:rsidRPr="004A4FC1">
        <w:rPr>
          <w:color w:val="000000" w:themeColor="text1"/>
          <w:lang w:val="de-CH"/>
        </w:rPr>
        <w:t xml:space="preserve"> (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𝑥</w:t>
      </w:r>
      <w:r w:rsidRPr="004A4FC1">
        <w:rPr>
          <w:color w:val="000000" w:themeColor="text1"/>
          <w:lang w:val="de-CH"/>
        </w:rPr>
        <w:t xml:space="preserve">) ist die Ableitung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𝐹</w:t>
      </w:r>
      <w:r w:rsidRPr="004A4FC1">
        <w:rPr>
          <w:color w:val="000000" w:themeColor="text1"/>
          <w:lang w:val="de-CH"/>
        </w:rPr>
        <w:t xml:space="preserve"> (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𝑥</w:t>
      </w:r>
      <w:r w:rsidRPr="004A4FC1">
        <w:rPr>
          <w:color w:val="000000" w:themeColor="text1"/>
          <w:lang w:val="de-CH"/>
        </w:rPr>
        <w:t xml:space="preserve">) und sagt aus, wie gross die Wahrscheinlichkeit ist, dass ein Wert in einem Intervall ist. </w:t>
      </w:r>
      <w:r w:rsidR="00D6331A" w:rsidRPr="004A4FC1">
        <w:rPr>
          <w:color w:val="000000" w:themeColor="text1"/>
          <w:lang w:val="de-CH"/>
        </w:rPr>
        <w:t>Eine Zufallsvariable kann wieder neue Ereignisse und Wahrscheinlichkeiten definieren. Bei stetigen Zufallsvariablen ist {</w:t>
      </w:r>
      <w:r w:rsidR="00D6331A" w:rsidRPr="004A4FC1">
        <w:rPr>
          <w:rFonts w:ascii="Cambria Math" w:hAnsi="Cambria Math" w:cs="Cambria Math"/>
          <w:color w:val="000000" w:themeColor="text1"/>
          <w:lang w:val="de-CH"/>
        </w:rPr>
        <w:t>𝑋</w:t>
      </w:r>
      <w:r w:rsidR="00D6331A" w:rsidRPr="004A4FC1">
        <w:rPr>
          <w:color w:val="000000" w:themeColor="text1"/>
          <w:lang w:val="de-CH"/>
        </w:rPr>
        <w:t xml:space="preserve"> = </w:t>
      </w:r>
      <w:r w:rsidR="00D6331A" w:rsidRPr="004A4FC1">
        <w:rPr>
          <w:rFonts w:ascii="Cambria Math" w:hAnsi="Cambria Math" w:cs="Cambria Math"/>
          <w:color w:val="000000" w:themeColor="text1"/>
          <w:lang w:val="de-CH"/>
        </w:rPr>
        <w:t>𝑎</w:t>
      </w:r>
      <w:r w:rsidR="00D6331A" w:rsidRPr="004A4FC1">
        <w:rPr>
          <w:color w:val="000000" w:themeColor="text1"/>
          <w:lang w:val="de-CH"/>
        </w:rPr>
        <w:t>} nur beschränkt von Nutzen, da selten das exakt selbe Ereignis eintrifft (z.B. nie die exakt selbe Messung durch Messfehler)</w:t>
      </w:r>
    </w:p>
    <w:p w14:paraId="061DEB1D" w14:textId="0B8BF59D" w:rsidR="00517A8D" w:rsidRPr="004A4FC1" w:rsidRDefault="00517A8D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Aufgabentypen</w:t>
      </w:r>
      <w:r w:rsidR="00AB017F">
        <w:rPr>
          <w:color w:val="000000" w:themeColor="text1"/>
          <w:lang w:val="de-CH"/>
        </w:rPr>
        <w:t xml:space="preserve"> und Theorie </w:t>
      </w:r>
    </w:p>
    <w:p w14:paraId="7CFCF86C" w14:textId="77777777" w:rsidR="00290B4B" w:rsidRPr="00290B4B" w:rsidRDefault="00030250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r w:rsidRPr="00290B4B">
        <w:rPr>
          <w:b/>
          <w:bCs/>
          <w:color w:val="000000" w:themeColor="text1"/>
          <w:lang w:val="de-CH"/>
        </w:rPr>
        <w:t xml:space="preserve">Teilaufgabe a) Wie muss a gewählt werden, damit </w:t>
      </w:r>
      <w:r w:rsidRPr="00290B4B">
        <w:rPr>
          <w:rFonts w:ascii="Cambria Math" w:hAnsi="Cambria Math" w:cs="Cambria Math"/>
          <w:b/>
          <w:bCs/>
          <w:color w:val="000000" w:themeColor="text1"/>
          <w:lang w:val="de-CH"/>
        </w:rPr>
        <w:t>𝜑</w:t>
      </w:r>
      <w:r w:rsidRPr="00290B4B">
        <w:rPr>
          <w:b/>
          <w:bCs/>
          <w:color w:val="000000" w:themeColor="text1"/>
          <w:lang w:val="de-CH"/>
        </w:rPr>
        <w:t xml:space="preserve"> wirklich eine Wahrscheinlichkeitsdichte ist?</w:t>
      </w:r>
    </w:p>
    <w:p w14:paraId="383D7E2C" w14:textId="263B1722" w:rsidR="00D6331A" w:rsidRPr="004A4FC1" w:rsidRDefault="00030250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Copy-Paste: 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Dami</w:t>
      </w:r>
      <w:r w:rsidR="00D6331A" w:rsidRPr="004A4FC1">
        <w:rPr>
          <w:color w:val="000000" w:themeColor="text1"/>
          <w:shd w:val="clear" w:color="auto" w:fill="F2CEED" w:themeFill="accent5" w:themeFillTint="33"/>
          <w:lang w:val="de-CH"/>
        </w:rPr>
        <w:t>t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 xml:space="preserve"> </w:t>
      </w:r>
      <w:r w:rsidRPr="004A4FC1">
        <w:rPr>
          <w:rFonts w:ascii="Cambria Math" w:hAnsi="Cambria Math" w:cs="Cambria Math"/>
          <w:color w:val="000000" w:themeColor="text1"/>
          <w:shd w:val="clear" w:color="auto" w:fill="F2CEED" w:themeFill="accent5" w:themeFillTint="33"/>
          <w:lang w:val="de-CH"/>
        </w:rPr>
        <w:t>𝜑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(</w:t>
      </w:r>
      <w:r w:rsidRPr="004A4FC1">
        <w:rPr>
          <w:rFonts w:ascii="Cambria Math" w:hAnsi="Cambria Math" w:cs="Cambria Math"/>
          <w:color w:val="000000" w:themeColor="text1"/>
          <w:shd w:val="clear" w:color="auto" w:fill="F2CEED" w:themeFill="accent5" w:themeFillTint="33"/>
          <w:lang w:val="de-CH"/>
        </w:rPr>
        <w:t>𝑥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) eine Wahrscheinlichkeitsdichte ist, muss die Normierungsbedingung</w:t>
      </w:r>
      <w:r w:rsidR="00D6331A" w:rsidRPr="004A4FC1">
        <w:rPr>
          <w:color w:val="000000" w:themeColor="text1"/>
          <w:shd w:val="clear" w:color="auto" w:fill="F2CEED" w:themeFill="accent5" w:themeFillTint="33"/>
          <w:lang w:val="de-CH"/>
        </w:rPr>
        <w:t>, dass die Gesamtfläche unter der Kurve exakt 1 sein muss, erfüllt sein.</w:t>
      </w:r>
      <w:r w:rsidR="00D6331A" w:rsidRPr="004A4FC1">
        <w:rPr>
          <w:color w:val="000000" w:themeColor="text1"/>
          <w:lang w:val="de-CH"/>
        </w:rPr>
        <w:t xml:space="preserve"> + d</w:t>
      </w:r>
      <w:ins w:id="118" w:author="Melanie Müller" w:date="2025-12-31T16:04:00Z" w16du:dateUtc="2025-12-31T15:04:00Z">
        <w:r w:rsidR="00960352">
          <w:rPr>
            <w:color w:val="000000" w:themeColor="text1"/>
            <w:lang w:val="de-CH"/>
          </w:rPr>
          <w:t>en passenden Term</w:t>
        </w:r>
      </w:ins>
      <w:r w:rsidR="00F03311">
        <w:rPr>
          <w:color w:val="000000" w:themeColor="text1"/>
          <w:lang w:val="de-CH"/>
        </w:rPr>
        <w:t xml:space="preserve"> </w:t>
      </w:r>
      <w:del w:id="119" w:author="Melanie Müller" w:date="2025-12-31T16:04:00Z" w16du:dateUtc="2025-12-31T15:04:00Z">
        <w:r w:rsidR="00D6331A" w:rsidRPr="004A4FC1" w:rsidDel="00960352">
          <w:rPr>
            <w:color w:val="000000" w:themeColor="text1"/>
            <w:lang w:val="de-CH"/>
          </w:rPr>
          <w:delText xml:space="preserve">ie passende Formel </w:delText>
        </w:r>
      </w:del>
      <w:r w:rsidR="00D6331A" w:rsidRPr="004A4FC1">
        <w:rPr>
          <w:color w:val="000000" w:themeColor="text1"/>
          <w:lang w:val="de-CH"/>
        </w:rPr>
        <w:t>dazu anhängen.</w:t>
      </w:r>
      <w:r w:rsidR="00D6331A" w:rsidRPr="004A4FC1">
        <w:rPr>
          <w:color w:val="000000" w:themeColor="text1"/>
          <w:lang w:val="de-CH"/>
        </w:rPr>
        <w:br/>
        <w:t xml:space="preserve">Alternativ: </w:t>
      </w:r>
      <w:r w:rsidR="00D6331A" w:rsidRPr="004A4FC1">
        <w:rPr>
          <w:color w:val="000000" w:themeColor="text1"/>
          <w:shd w:val="clear" w:color="auto" w:fill="F2CEED" w:themeFill="accent5" w:themeFillTint="33"/>
          <w:lang w:val="de-CH"/>
        </w:rPr>
        <w:t>Die Konstante a muss so gewählt werden, dass das Integral den Wert 1 trägt</w:t>
      </w:r>
      <w:r w:rsidR="00D6331A" w:rsidRPr="004A4FC1">
        <w:rPr>
          <w:color w:val="000000" w:themeColor="text1"/>
          <w:lang w:val="de-CH"/>
        </w:rPr>
        <w:t>. + passende Formel hinschreiben</w:t>
      </w:r>
    </w:p>
    <w:p w14:paraId="2C2F5593" w14:textId="4B3DD582" w:rsidR="000709A6" w:rsidRPr="004A4FC1" w:rsidRDefault="000709A6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Beispiel für die Formel: Es sollte der Aufgabe entsprechend angepasst werden</w:t>
      </w:r>
    </w:p>
    <w:p w14:paraId="069C653A" w14:textId="52D788F2" w:rsidR="000709A6" w:rsidRPr="004A4FC1" w:rsidRDefault="000709A6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31AD890D" wp14:editId="696F8918">
            <wp:extent cx="1611247" cy="645516"/>
            <wp:effectExtent l="0" t="0" r="8255" b="2540"/>
            <wp:docPr id="1618619831" name="Picture 1" descr="A black and white ma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9831" name="Picture 1" descr="A black and white math symbol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5862" cy="6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C359" w14:textId="09BB60AA" w:rsidR="000709A6" w:rsidRPr="004A4FC1" w:rsidRDefault="00643CAC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TR-Anleitung für a</w:t>
      </w:r>
    </w:p>
    <w:p w14:paraId="0655252F" w14:textId="48222022" w:rsidR="00643CAC" w:rsidRPr="004A4FC1" w:rsidRDefault="00643CAC" w:rsidP="00290B4B">
      <w:pPr>
        <w:pStyle w:val="ListParagraph"/>
        <w:numPr>
          <w:ilvl w:val="0"/>
          <w:numId w:val="2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[menü] &gt; [3] &gt; [1] für solve()</w:t>
      </w:r>
    </w:p>
    <w:p w14:paraId="4E241CA7" w14:textId="76BA99BA" w:rsidR="00643CAC" w:rsidRPr="004A4FC1" w:rsidRDefault="00643CAC" w:rsidP="00290B4B">
      <w:pPr>
        <w:pStyle w:val="ListParagraph"/>
        <w:numPr>
          <w:ilvl w:val="0"/>
          <w:numId w:val="2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Solve(</w:t>
      </w:r>
      <w:r w:rsidRPr="0068138E">
        <w:rPr>
          <w:color w:val="000000" w:themeColor="text1"/>
          <w:u w:val="single"/>
          <w:lang w:val="de-CH"/>
        </w:rPr>
        <w:t>integral</w:t>
      </w:r>
      <w:r w:rsidRPr="004A4FC1">
        <w:rPr>
          <w:color w:val="000000" w:themeColor="text1"/>
          <w:lang w:val="de-CH"/>
        </w:rPr>
        <w:t xml:space="preserve">(funktion), x, untere Grenze, obere Grenze) = 1, a) </w:t>
      </w:r>
      <w:r w:rsidR="0068138E">
        <w:rPr>
          <w:color w:val="000000" w:themeColor="text1"/>
          <w:lang w:val="de-CH"/>
        </w:rPr>
        <w:br/>
      </w:r>
      <w:r w:rsidR="0068138E" w:rsidRPr="0068138E">
        <w:rPr>
          <w:color w:val="000000" w:themeColor="text1"/>
          <w:u w:val="single"/>
          <w:lang w:val="de-CH"/>
        </w:rPr>
        <w:t>integral</w:t>
      </w:r>
      <w:r w:rsidR="0068138E">
        <w:rPr>
          <w:color w:val="000000" w:themeColor="text1"/>
          <w:lang w:val="de-CH"/>
        </w:rPr>
        <w:t xml:space="preserve"> wird als wort geschrieben und die Funktion muss entsprechend ei</w:t>
      </w:r>
      <w:r w:rsidR="0068138E">
        <w:rPr>
          <w:color w:val="000000" w:themeColor="text1"/>
          <w:lang w:val="de-CH"/>
        </w:rPr>
        <w:lastRenderedPageBreak/>
        <w:t>ngetippt werden</w:t>
      </w:r>
    </w:p>
    <w:p w14:paraId="767B8364" w14:textId="25AF5CBF" w:rsidR="00643CAC" w:rsidRPr="004A4FC1" w:rsidRDefault="00643CAC" w:rsidP="00290B4B">
      <w:pPr>
        <w:pStyle w:val="ListParagraph"/>
        <w:numPr>
          <w:ilvl w:val="0"/>
          <w:numId w:val="2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[enter]</w:t>
      </w:r>
    </w:p>
    <w:p w14:paraId="2558A0E0" w14:textId="642507C8" w:rsidR="00290B4B" w:rsidRPr="004A4FC1" w:rsidRDefault="00643CAC" w:rsidP="00290B4B">
      <w:pPr>
        <w:pBdr>
          <w:bottom w:val="single" w:sz="6" w:space="1" w:color="auto"/>
        </w:pBd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Kann alternativ auch mit der Integraltaste gelöst werden</w:t>
      </w:r>
    </w:p>
    <w:p w14:paraId="72878B0D" w14:textId="77777777" w:rsidR="00AB017F" w:rsidRPr="004A4FC1" w:rsidRDefault="00AB017F" w:rsidP="00AB017F">
      <w:pPr>
        <w:pBdr>
          <w:bottom w:val="single" w:sz="6" w:space="1" w:color="auto"/>
        </w:pBdr>
        <w:spacing w:after="0" w:line="240" w:lineRule="auto"/>
        <w:rPr>
          <w:color w:val="000000" w:themeColor="text1"/>
          <w:lang w:val="de-CH"/>
        </w:rPr>
      </w:pPr>
    </w:p>
    <w:p w14:paraId="4FEAC1D4" w14:textId="54AA42BE" w:rsidR="00290B4B" w:rsidRPr="00290B4B" w:rsidRDefault="00030250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commentRangeStart w:id="120"/>
      <w:r w:rsidRPr="005F7290">
        <w:rPr>
          <w:b/>
          <w:bCs/>
          <w:color w:val="000000" w:themeColor="text1"/>
          <w:lang w:val="de-CH"/>
        </w:rPr>
        <w:t>Teilaufgabe b) Bestimmen Sie E(X).</w:t>
      </w:r>
      <w:commentRangeEnd w:id="120"/>
      <w:r w:rsidR="00CD16BE" w:rsidRPr="00290B4B">
        <w:rPr>
          <w:rStyle w:val="CommentReference"/>
          <w:b/>
          <w:color w:val="000000" w:themeColor="text1"/>
          <w:sz w:val="20"/>
          <w:szCs w:val="20"/>
          <w:lang w:val="de-CH"/>
        </w:rPr>
        <w:commentReference w:id="120"/>
      </w:r>
    </w:p>
    <w:p w14:paraId="73A60494" w14:textId="3D0916D0" w:rsidR="000709A6" w:rsidRPr="004A4FC1" w:rsidRDefault="000709A6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Nachdem a gewählt wurde, kann diese Zahl in die Funktion eingesetzt werden und im TR gespeichert werden mit folgenden Schritten:</w:t>
      </w:r>
    </w:p>
    <w:p w14:paraId="0D01E60F" w14:textId="7D090AF3" w:rsidR="000709A6" w:rsidRPr="004A4FC1" w:rsidRDefault="000709A6" w:rsidP="00290B4B">
      <w:pPr>
        <w:pStyle w:val="ListParagraph"/>
        <w:numPr>
          <w:ilvl w:val="0"/>
          <w:numId w:val="2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Funktion definieren: f(x) := a</w:t>
      </w:r>
      <w:r w:rsidR="00643CAC" w:rsidRPr="004A4FC1">
        <w:rPr>
          <w:color w:val="000000" w:themeColor="text1"/>
          <w:lang w:val="de-CH"/>
        </w:rPr>
        <w:t xml:space="preserve"> von Teilaufgabe a) einsetzen </w:t>
      </w:r>
      <w:r w:rsidR="00290B4B">
        <w:rPr>
          <w:color w:val="000000" w:themeColor="text1"/>
          <w:lang w:val="de-CH"/>
        </w:rPr>
        <w:t xml:space="preserve">&amp; den Rest der Funktion eintragen </w:t>
      </w:r>
    </w:p>
    <w:p w14:paraId="22943796" w14:textId="77777777" w:rsidR="00643CAC" w:rsidRPr="004A4FC1" w:rsidRDefault="000709A6" w:rsidP="00290B4B">
      <w:pPr>
        <w:pStyle w:val="ListParagraph"/>
        <w:numPr>
          <w:ilvl w:val="0"/>
          <w:numId w:val="2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[enter] -&gt; die Funktion wurde gespeichert.</w:t>
      </w:r>
    </w:p>
    <w:p w14:paraId="0C6C400F" w14:textId="0AAFAEA5" w:rsidR="009C20B1" w:rsidRPr="004A4FC1" w:rsidRDefault="00643CAC" w:rsidP="00290B4B">
      <w:pPr>
        <w:pStyle w:val="ListParagraph"/>
        <w:numPr>
          <w:ilvl w:val="0"/>
          <w:numId w:val="21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D</w:t>
      </w:r>
      <w:r w:rsidR="000709A6" w:rsidRPr="004A4FC1">
        <w:rPr>
          <w:color w:val="000000" w:themeColor="text1"/>
          <w:lang w:val="de-CH"/>
        </w:rPr>
        <w:t xml:space="preserve">er Erwartungswert kann nun mit </w:t>
      </w:r>
      <w:r w:rsidRPr="004A4FC1">
        <w:rPr>
          <w:color w:val="000000" w:themeColor="text1"/>
          <w:lang w:val="de-CH"/>
        </w:rPr>
        <w:t xml:space="preserve">dem </w:t>
      </w:r>
      <w:r w:rsidR="000709A6" w:rsidRPr="004A4FC1">
        <w:rPr>
          <w:color w:val="000000" w:themeColor="text1"/>
          <w:lang w:val="de-CH"/>
        </w:rPr>
        <w:t>TR</w:t>
      </w:r>
      <w:r w:rsidRPr="004A4FC1">
        <w:rPr>
          <w:color w:val="000000" w:themeColor="text1"/>
          <w:lang w:val="de-CH"/>
        </w:rPr>
        <w:t xml:space="preserve"> gelöst werden: </w:t>
      </w:r>
      <w:r w:rsidR="00290B4B">
        <w:rPr>
          <w:color w:val="000000" w:themeColor="text1"/>
          <w:lang w:val="de-CH"/>
        </w:rPr>
        <w:br/>
      </w:r>
      <w:r w:rsidRPr="0068138E">
        <w:rPr>
          <w:color w:val="000000" w:themeColor="text1"/>
          <w:highlight w:val="green"/>
          <w:lang w:val="de-CH"/>
        </w:rPr>
        <w:t>integral(</w:t>
      </w:r>
      <w:r w:rsidR="0068138E" w:rsidRPr="0068138E">
        <w:rPr>
          <w:color w:val="000000" w:themeColor="text1"/>
          <w:highlight w:val="green"/>
          <w:lang w:val="de-CH"/>
        </w:rPr>
        <w:t xml:space="preserve">x* </w:t>
      </w:r>
      <w:r w:rsidRPr="0068138E">
        <w:rPr>
          <w:color w:val="000000" w:themeColor="text1"/>
          <w:highlight w:val="green"/>
          <w:lang w:val="de-CH"/>
        </w:rPr>
        <w:t>f(x), x, untere Grenze, obere Grenze)</w:t>
      </w:r>
      <w:r w:rsidRPr="004A4FC1">
        <w:rPr>
          <w:color w:val="000000" w:themeColor="text1"/>
          <w:lang w:val="de-CH"/>
        </w:rPr>
        <w:t xml:space="preserve"> </w:t>
      </w:r>
      <w:r w:rsidR="009C20B1" w:rsidRPr="004A4FC1">
        <w:rPr>
          <w:color w:val="000000" w:themeColor="text1"/>
          <w:lang w:val="de-CH"/>
        </w:rPr>
        <w:br/>
      </w:r>
      <w:r w:rsidR="00290B4B">
        <w:rPr>
          <w:color w:val="000000" w:themeColor="text1"/>
          <w:lang w:val="de-CH"/>
        </w:rPr>
        <w:t>Beispiel</w:t>
      </w:r>
      <w:r w:rsidR="009C20B1" w:rsidRPr="00290B4B">
        <w:rPr>
          <w:color w:val="000000" w:themeColor="text1"/>
          <w:lang w:val="de-CH"/>
        </w:rPr>
        <w:t>: integral(</w:t>
      </w:r>
      <w:r w:rsidR="0068138E" w:rsidRPr="00290B4B">
        <w:rPr>
          <w:color w:val="000000" w:themeColor="text1"/>
          <w:lang w:val="de-CH"/>
        </w:rPr>
        <w:t xml:space="preserve">x </w:t>
      </w:r>
      <w:r w:rsidR="009C20B1" w:rsidRPr="00290B4B">
        <w:rPr>
          <w:color w:val="000000" w:themeColor="text1"/>
          <w:lang w:val="de-CH"/>
        </w:rPr>
        <w:t>*f(x), x, 0, 1)</w:t>
      </w:r>
      <w:r w:rsidR="009C20B1" w:rsidRPr="004A4FC1">
        <w:rPr>
          <w:color w:val="000000" w:themeColor="text1"/>
          <w:lang w:val="de-CH"/>
        </w:rPr>
        <w:t xml:space="preserve"> </w:t>
      </w:r>
    </w:p>
    <w:p w14:paraId="7A38C66C" w14:textId="464165EF" w:rsidR="009C20B1" w:rsidRPr="004A4FC1" w:rsidRDefault="009C20B1" w:rsidP="00290B4B">
      <w:pPr>
        <w:spacing w:after="0" w:line="240" w:lineRule="auto"/>
        <w:rPr>
          <w:color w:val="000000" w:themeColor="text1"/>
          <w:lang w:val="de-CH"/>
        </w:rPr>
      </w:pPr>
      <w:r w:rsidRPr="00290B4B">
        <w:rPr>
          <w:color w:val="000000" w:themeColor="text1"/>
          <w:highlight w:val="yellow"/>
          <w:lang w:val="de-CH"/>
        </w:rPr>
        <w:t xml:space="preserve">Achtung: Wenn die Funktion 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𝜑</w:t>
      </w:r>
      <w:r w:rsidRPr="00290B4B">
        <w:rPr>
          <w:color w:val="000000" w:themeColor="text1"/>
          <w:highlight w:val="yellow"/>
          <w:lang w:val="de-CH"/>
        </w:rPr>
        <w:t>(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𝑥</w:t>
      </w:r>
      <w:r w:rsidRPr="00290B4B">
        <w:rPr>
          <w:color w:val="000000" w:themeColor="text1"/>
          <w:highlight w:val="yellow"/>
          <w:lang w:val="de-CH"/>
        </w:rPr>
        <w:t>) symmetrisch bzw. gerade ist</w:t>
      </w:r>
      <w:r w:rsidR="00911EF9" w:rsidRPr="00290B4B">
        <w:rPr>
          <w:color w:val="000000" w:themeColor="text1"/>
          <w:highlight w:val="yellow"/>
          <w:lang w:val="de-CH"/>
        </w:rPr>
        <w:t xml:space="preserve"> und keine weiteren Zahlenangaben vorhanden sind</w:t>
      </w:r>
      <w:r w:rsidRPr="00290B4B">
        <w:rPr>
          <w:color w:val="000000" w:themeColor="text1"/>
          <w:highlight w:val="yellow"/>
          <w:lang w:val="de-CH"/>
        </w:rPr>
        <w:t xml:space="preserve">, </w:t>
      </w:r>
      <w:r w:rsidR="00911EF9" w:rsidRPr="00290B4B">
        <w:rPr>
          <w:color w:val="000000" w:themeColor="text1"/>
          <w:highlight w:val="yellow"/>
          <w:lang w:val="de-CH"/>
        </w:rPr>
        <w:t>dann gilt</w:t>
      </w:r>
      <w:r w:rsidRPr="00290B4B">
        <w:rPr>
          <w:color w:val="000000" w:themeColor="text1"/>
          <w:highlight w:val="yellow"/>
          <w:lang w:val="de-CH"/>
        </w:rPr>
        <w:t xml:space="preserve"> 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𝐸</w:t>
      </w:r>
      <w:r w:rsidRPr="00290B4B">
        <w:rPr>
          <w:color w:val="000000" w:themeColor="text1"/>
          <w:highlight w:val="yellow"/>
          <w:lang w:val="de-CH"/>
        </w:rPr>
        <w:t>(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𝑋</w:t>
      </w:r>
      <w:r w:rsidRPr="00290B4B">
        <w:rPr>
          <w:color w:val="000000" w:themeColor="text1"/>
          <w:highlight w:val="yellow"/>
          <w:lang w:val="de-CH"/>
        </w:rPr>
        <w:t>) = 0</w:t>
      </w:r>
      <w:r w:rsidRPr="004A4FC1">
        <w:rPr>
          <w:color w:val="000000" w:themeColor="text1"/>
          <w:lang w:val="de-CH"/>
        </w:rPr>
        <w:br/>
        <w:t xml:space="preserve">Ist die Funktion gerade, aber nicht um 0, ist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𝐸</w:t>
      </w:r>
      <w:r w:rsidRPr="004A4FC1">
        <w:rPr>
          <w:color w:val="000000" w:themeColor="text1"/>
          <w:lang w:val="de-CH"/>
        </w:rPr>
        <w:t>(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𝑋</w:t>
      </w:r>
      <w:r w:rsidRPr="004A4FC1">
        <w:rPr>
          <w:color w:val="000000" w:themeColor="text1"/>
          <w:lang w:val="de-CH"/>
        </w:rPr>
        <w:t xml:space="preserve">) = Mittelpunkt. Dies ist relevant, wenn zwei oder mehrere Funktionen angegeben werden -&gt; man muss nicht alle Funktionen berechnen, eine Funktion reicht aus. </w:t>
      </w:r>
    </w:p>
    <w:p w14:paraId="485ED590" w14:textId="7539F167" w:rsidR="009C20B1" w:rsidRDefault="009C20B1" w:rsidP="00290B4B">
      <w:pPr>
        <w:pStyle w:val="ListParagraph"/>
        <w:numPr>
          <w:ilvl w:val="0"/>
          <w:numId w:val="26"/>
        </w:numPr>
        <w:spacing w:after="0" w:line="240" w:lineRule="auto"/>
        <w:rPr>
          <w:color w:val="000000" w:themeColor="text1"/>
          <w:highlight w:val="yellow"/>
          <w:lang w:val="de-CH"/>
        </w:rPr>
      </w:pPr>
      <w:r w:rsidRPr="007F4D1A">
        <w:rPr>
          <w:color w:val="000000" w:themeColor="text1"/>
          <w:highlight w:val="yellow"/>
          <w:lang w:val="de-CH"/>
        </w:rPr>
        <w:t xml:space="preserve">Wenn E(X) = 0 ist, dann gilt bei der Teilaufgabe c) var(X) = </w:t>
      </w:r>
      <w:r w:rsidR="00911EF9" w:rsidRPr="007F4D1A">
        <w:rPr>
          <w:color w:val="000000" w:themeColor="text1"/>
          <w:highlight w:val="yellow"/>
          <w:lang w:val="de-CH"/>
        </w:rPr>
        <w:t>E(X</w:t>
      </w:r>
      <w:r w:rsidR="00911EF9" w:rsidRPr="007F4D1A">
        <w:rPr>
          <w:color w:val="000000" w:themeColor="text1"/>
          <w:highlight w:val="yellow"/>
          <w:vertAlign w:val="superscript"/>
          <w:lang w:val="de-CH"/>
        </w:rPr>
        <w:t>2</w:t>
      </w:r>
      <w:r w:rsidR="00911EF9" w:rsidRPr="007F4D1A">
        <w:rPr>
          <w:color w:val="000000" w:themeColor="text1"/>
          <w:highlight w:val="yellow"/>
          <w:lang w:val="de-CH"/>
        </w:rPr>
        <w:t>)</w:t>
      </w:r>
    </w:p>
    <w:p w14:paraId="6B06AA2F" w14:textId="77777777" w:rsidR="0090491C" w:rsidRDefault="0090491C" w:rsidP="0090491C">
      <w:pPr>
        <w:spacing w:after="0" w:line="240" w:lineRule="auto"/>
        <w:rPr>
          <w:color w:val="000000" w:themeColor="text1"/>
          <w:highlight w:val="yellow"/>
          <w:lang w:val="de-CH"/>
        </w:rPr>
      </w:pPr>
    </w:p>
    <w:p w14:paraId="7F6296FD" w14:textId="31A34A78" w:rsidR="0090491C" w:rsidRDefault="0090491C" w:rsidP="0090491C">
      <w:pPr>
        <w:spacing w:after="0" w:line="240" w:lineRule="auto"/>
        <w:rPr>
          <w:color w:val="000000" w:themeColor="text1"/>
          <w:highlight w:val="yellow"/>
          <w:lang w:val="de-CH"/>
        </w:rPr>
      </w:pPr>
      <w:r>
        <w:rPr>
          <w:color w:val="000000" w:themeColor="text1"/>
          <w:highlight w:val="yellow"/>
          <w:lang w:val="de-CH"/>
        </w:rPr>
        <w:t xml:space="preserve">Alternativer Ablauf: </w:t>
      </w:r>
    </w:p>
    <w:p w14:paraId="50538AE2" w14:textId="3F16F5A4" w:rsidR="0090491C" w:rsidRDefault="00155DF9" w:rsidP="0090491C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  <w:highlight w:val="yellow"/>
          <w:lang w:val="de-CH"/>
        </w:rPr>
      </w:pPr>
      <w:r>
        <w:rPr>
          <w:color w:val="000000" w:themeColor="text1"/>
          <w:highlight w:val="yellow"/>
          <w:lang w:val="de-CH"/>
        </w:rPr>
        <w:t>Integral im TR anwählen</w:t>
      </w:r>
    </w:p>
    <w:p w14:paraId="2E5D45F2" w14:textId="4FCDAD2E" w:rsidR="00155DF9" w:rsidRDefault="00155DF9" w:rsidP="0090491C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  <w:highlight w:val="yellow"/>
          <w:lang w:val="de-CH"/>
        </w:rPr>
      </w:pPr>
      <w:r>
        <w:rPr>
          <w:color w:val="000000" w:themeColor="text1"/>
          <w:highlight w:val="yellow"/>
          <w:lang w:val="de-CH"/>
        </w:rPr>
        <w:t>Im Integral a* restliches Integral berechnen lassen</w:t>
      </w:r>
    </w:p>
    <w:p w14:paraId="1712BC23" w14:textId="686CEF21" w:rsidR="00CF2A04" w:rsidRPr="0090491C" w:rsidRDefault="00CF2A04" w:rsidP="0090491C">
      <w:pPr>
        <w:pStyle w:val="ListParagraph"/>
        <w:numPr>
          <w:ilvl w:val="0"/>
          <w:numId w:val="28"/>
        </w:numPr>
        <w:spacing w:after="0" w:line="240" w:lineRule="auto"/>
        <w:rPr>
          <w:color w:val="000000" w:themeColor="text1"/>
          <w:highlight w:val="yellow"/>
          <w:lang w:val="de-CH"/>
        </w:rPr>
      </w:pPr>
      <w:r>
        <w:rPr>
          <w:color w:val="000000" w:themeColor="text1"/>
          <w:highlight w:val="yellow"/>
          <w:lang w:val="de-CH"/>
        </w:rPr>
        <w:t>[enter]</w:t>
      </w:r>
    </w:p>
    <w:p w14:paraId="21BAB297" w14:textId="65C7F8EA" w:rsidR="0034447D" w:rsidRPr="004A4FC1" w:rsidRDefault="0034447D" w:rsidP="00290B4B">
      <w:pPr>
        <w:pBdr>
          <w:bottom w:val="single" w:sz="4" w:space="1" w:color="auto"/>
        </w:pBdr>
        <w:spacing w:after="0" w:line="240" w:lineRule="auto"/>
        <w:rPr>
          <w:color w:val="000000" w:themeColor="text1"/>
          <w:lang w:val="de-CH"/>
        </w:rPr>
      </w:pPr>
    </w:p>
    <w:p w14:paraId="0B4F2384" w14:textId="10622F3B" w:rsidR="00643CAC" w:rsidRPr="005F7290" w:rsidRDefault="00030250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r w:rsidRPr="005F7290">
        <w:rPr>
          <w:b/>
          <w:bCs/>
          <w:color w:val="000000" w:themeColor="text1"/>
          <w:lang w:val="de-CH"/>
        </w:rPr>
        <w:t>Teilaufgabe c) Bestimmen Sie die Varianz var(X).</w:t>
      </w:r>
    </w:p>
    <w:p w14:paraId="7C90DBA1" w14:textId="77777777" w:rsidR="00F814E8" w:rsidRDefault="00643CAC" w:rsidP="00290B4B">
      <w:pPr>
        <w:spacing w:after="0" w:line="240" w:lineRule="auto"/>
        <w:rPr>
          <w:color w:val="000000" w:themeColor="text1"/>
          <w:vertAlign w:val="superscript"/>
          <w:lang w:val="de-CH"/>
        </w:rPr>
      </w:pPr>
      <w:r w:rsidRPr="00290B4B">
        <w:rPr>
          <w:color w:val="000000" w:themeColor="text1"/>
          <w:highlight w:val="yellow"/>
          <w:lang w:val="de-CH"/>
        </w:rPr>
        <w:t xml:space="preserve">Formel für var(X)= 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𝐸</w:t>
      </w:r>
      <w:r w:rsidRPr="00290B4B">
        <w:rPr>
          <w:color w:val="000000" w:themeColor="text1"/>
          <w:highlight w:val="yellow"/>
          <w:lang w:val="de-CH"/>
        </w:rPr>
        <w:t>(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𝑋</w:t>
      </w:r>
      <w:r w:rsidRPr="00290B4B">
        <w:rPr>
          <w:color w:val="000000" w:themeColor="text1"/>
          <w:highlight w:val="yellow"/>
          <w:vertAlign w:val="superscript"/>
          <w:lang w:val="de-CH"/>
        </w:rPr>
        <w:t>2</w:t>
      </w:r>
      <w:r w:rsidRPr="00290B4B">
        <w:rPr>
          <w:color w:val="000000" w:themeColor="text1"/>
          <w:highlight w:val="yellow"/>
          <w:lang w:val="de-CH"/>
        </w:rPr>
        <w:t xml:space="preserve">) − 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𝐸</w:t>
      </w:r>
      <w:r w:rsidRPr="00290B4B">
        <w:rPr>
          <w:color w:val="000000" w:themeColor="text1"/>
          <w:highlight w:val="yellow"/>
          <w:lang w:val="de-CH"/>
        </w:rPr>
        <w:t>(</w:t>
      </w:r>
      <w:r w:rsidRPr="00290B4B">
        <w:rPr>
          <w:rFonts w:ascii="Cambria Math" w:hAnsi="Cambria Math" w:cs="Cambria Math"/>
          <w:color w:val="000000" w:themeColor="text1"/>
          <w:highlight w:val="yellow"/>
          <w:lang w:val="de-CH"/>
        </w:rPr>
        <w:t>𝑋</w:t>
      </w:r>
      <w:r w:rsidRPr="00290B4B">
        <w:rPr>
          <w:color w:val="000000" w:themeColor="text1"/>
          <w:highlight w:val="yellow"/>
          <w:lang w:val="de-CH"/>
        </w:rPr>
        <w:t>)</w:t>
      </w:r>
      <w:r w:rsidRPr="00290B4B">
        <w:rPr>
          <w:color w:val="000000" w:themeColor="text1"/>
          <w:highlight w:val="yellow"/>
          <w:vertAlign w:val="superscript"/>
          <w:lang w:val="de-CH"/>
        </w:rPr>
        <w:t>2</w:t>
      </w:r>
    </w:p>
    <w:p w14:paraId="0567FE7B" w14:textId="53AA1B49" w:rsidR="00CF2A04" w:rsidRPr="00F814E8" w:rsidRDefault="0034447D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vertAlign w:val="superscript"/>
          <w:lang w:val="de-CH"/>
        </w:rPr>
        <w:br/>
      </w:r>
      <w:r w:rsidR="000709A6" w:rsidRPr="004A4FC1">
        <w:rPr>
          <w:color w:val="000000" w:themeColor="text1"/>
          <w:lang w:val="de-CH"/>
        </w:rPr>
        <w:t>TR:</w:t>
      </w:r>
      <w:r w:rsidR="009C20B1" w:rsidRPr="004A4FC1">
        <w:rPr>
          <w:color w:val="000000" w:themeColor="text1"/>
          <w:lang w:val="de-CH"/>
        </w:rPr>
        <w:t xml:space="preserve"> integral(x</w:t>
      </w:r>
      <w:r w:rsidR="00911EF9" w:rsidRPr="004A4FC1">
        <w:rPr>
          <w:color w:val="000000" w:themeColor="text1"/>
          <w:vertAlign w:val="superscript"/>
          <w:lang w:val="de-CH"/>
        </w:rPr>
        <w:t>2</w:t>
      </w:r>
      <w:r w:rsidR="009C20B1" w:rsidRPr="004A4FC1">
        <w:rPr>
          <w:color w:val="000000" w:themeColor="text1"/>
          <w:lang w:val="de-CH"/>
        </w:rPr>
        <w:t>*f(x), x, untere Grenze, obere Grenze) – (integral(x*f(x), x, untere Grenze, obere Grenze)</w:t>
      </w:r>
      <w:r w:rsidR="00911EF9" w:rsidRPr="004A4FC1">
        <w:rPr>
          <w:color w:val="000000" w:themeColor="text1"/>
          <w:lang w:val="de-CH"/>
        </w:rPr>
        <w:t>)</w:t>
      </w:r>
      <w:r w:rsidR="00911EF9" w:rsidRPr="004A4FC1">
        <w:rPr>
          <w:color w:val="000000" w:themeColor="text1"/>
          <w:vertAlign w:val="superscript"/>
          <w:lang w:val="de-CH"/>
        </w:rPr>
        <w:t>2</w:t>
      </w:r>
      <w:r w:rsidRPr="004A4FC1">
        <w:rPr>
          <w:color w:val="000000" w:themeColor="text1"/>
          <w:vertAlign w:val="superscript"/>
          <w:lang w:val="de-CH"/>
        </w:rPr>
        <w:br/>
      </w:r>
      <w:r w:rsidR="00290B4B">
        <w:rPr>
          <w:color w:val="000000" w:themeColor="text1"/>
          <w:lang w:val="de-CH"/>
        </w:rPr>
        <w:t>Beispiel:</w:t>
      </w:r>
      <w:r w:rsidR="009C20B1" w:rsidRPr="004A4FC1">
        <w:rPr>
          <w:color w:val="000000" w:themeColor="text1"/>
          <w:lang w:val="de-CH"/>
        </w:rPr>
        <w:t xml:space="preserve"> integral(x</w:t>
      </w:r>
      <w:r w:rsidR="00911EF9" w:rsidRPr="004A4FC1">
        <w:rPr>
          <w:color w:val="000000" w:themeColor="text1"/>
          <w:vertAlign w:val="superscript"/>
          <w:lang w:val="de-CH"/>
        </w:rPr>
        <w:t>2</w:t>
      </w:r>
      <w:r w:rsidR="009C20B1" w:rsidRPr="004A4FC1">
        <w:rPr>
          <w:color w:val="000000" w:themeColor="text1"/>
          <w:lang w:val="de-CH"/>
        </w:rPr>
        <w:t>*f(x), x, 0, 1) – (integral(x*f(x), x, 0, 1))</w:t>
      </w:r>
      <w:r w:rsidR="00911EF9" w:rsidRPr="004A4FC1">
        <w:rPr>
          <w:color w:val="000000" w:themeColor="text1"/>
          <w:vertAlign w:val="superscript"/>
          <w:lang w:val="de-CH"/>
        </w:rPr>
        <w:t>2</w:t>
      </w:r>
      <w:r w:rsidR="00F814E8">
        <w:rPr>
          <w:color w:val="000000" w:themeColor="text1"/>
          <w:lang w:val="de-CH"/>
        </w:rPr>
        <w:t xml:space="preserve"> -&gt; sofern es sich um eine ungerade Funktion handelt. </w:t>
      </w:r>
    </w:p>
    <w:p w14:paraId="4BBCF736" w14:textId="5FBD0737" w:rsidR="00CF2A04" w:rsidRDefault="00CF2A04" w:rsidP="00290B4B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Alternativer Ablauf:</w:t>
      </w:r>
    </w:p>
    <w:p w14:paraId="145C4730" w14:textId="6DA23355" w:rsidR="00CF2A04" w:rsidRDefault="00095D37" w:rsidP="00095D37">
      <w:pPr>
        <w:pStyle w:val="ListParagraph"/>
        <w:numPr>
          <w:ilvl w:val="0"/>
          <w:numId w:val="29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Integral im TR anwählen</w:t>
      </w:r>
    </w:p>
    <w:p w14:paraId="48696481" w14:textId="77C7ABE0" w:rsidR="0034447D" w:rsidRPr="00095D37" w:rsidRDefault="00815A42" w:rsidP="00095D37">
      <w:pPr>
        <w:pStyle w:val="ListParagraph"/>
        <w:numPr>
          <w:ilvl w:val="0"/>
          <w:numId w:val="29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x</w:t>
      </w:r>
      <w:r w:rsidR="00095D37">
        <w:rPr>
          <w:color w:val="000000" w:themeColor="text1"/>
          <w:vertAlign w:val="superscript"/>
          <w:lang w:val="de-CH"/>
        </w:rPr>
        <w:t>2</w:t>
      </w:r>
      <w:r w:rsidR="00095D37">
        <w:rPr>
          <w:color w:val="000000" w:themeColor="text1"/>
          <w:lang w:val="de-CH"/>
        </w:rPr>
        <w:t xml:space="preserve">*Integral </w:t>
      </w:r>
      <w:r>
        <w:rPr>
          <w:color w:val="000000" w:themeColor="text1"/>
          <w:lang w:val="de-CH"/>
        </w:rPr>
        <w:t xml:space="preserve">– </w:t>
      </w:r>
      <w:r w:rsidR="00BE18F8">
        <w:rPr>
          <w:color w:val="000000" w:themeColor="text1"/>
          <w:lang w:val="de-CH"/>
        </w:rPr>
        <w:t>x</w:t>
      </w:r>
      <w:r w:rsidR="00B40A79">
        <w:rPr>
          <w:color w:val="000000" w:themeColor="text1"/>
          <w:lang w:val="de-CH"/>
        </w:rPr>
        <w:t>*</w:t>
      </w:r>
      <w:r>
        <w:rPr>
          <w:color w:val="000000" w:themeColor="text1"/>
          <w:lang w:val="de-CH"/>
        </w:rPr>
        <w:t>Integral</w:t>
      </w:r>
      <w:r>
        <w:rPr>
          <w:color w:val="000000" w:themeColor="text1"/>
          <w:vertAlign w:val="superscript"/>
          <w:lang w:val="de-CH"/>
        </w:rPr>
        <w:t>2</w:t>
      </w:r>
    </w:p>
    <w:p w14:paraId="7AF1EC22" w14:textId="561D540E" w:rsidR="00517A8D" w:rsidRPr="004A4FC1" w:rsidRDefault="0034447D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01628FB8" wp14:editId="1D1880E9">
            <wp:extent cx="5800448" cy="4809506"/>
            <wp:effectExtent l="0" t="0" r="0" b="0"/>
            <wp:docPr id="960602119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02119" name="Picture 1" descr="A screenshot of a math tes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5945" cy="481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6286" w14:textId="44384706" w:rsidR="0034447D" w:rsidRPr="004A4FC1" w:rsidRDefault="0034447D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3E098EFE" wp14:editId="60BC1046">
            <wp:extent cx="6353586" cy="9185564"/>
            <wp:effectExtent l="0" t="0" r="9525" b="0"/>
            <wp:docPr id="199362295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2955" name="Picture 1" descr="A screenshot of a math proble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7910" cy="919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D515" w14:textId="77777777" w:rsidR="0034447D" w:rsidRPr="004A4FC1" w:rsidRDefault="0034447D" w:rsidP="00290B4B">
      <w:pPr>
        <w:spacing w:before="0"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4A0E77BA" wp14:editId="19FBAA7C">
            <wp:extent cx="6645910" cy="9039225"/>
            <wp:effectExtent l="0" t="0" r="2540" b="9525"/>
            <wp:docPr id="1544470803" name="Picture 1" descr="A paper with math equations an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0803" name="Picture 1" descr="A paper with math equations and graph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3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AAD9" w14:textId="77777777" w:rsidR="00462EB3" w:rsidRDefault="0034447D" w:rsidP="00290B4B">
      <w:pPr>
        <w:spacing w:before="0"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04F1489A" wp14:editId="49AAC6A6">
            <wp:extent cx="6645910" cy="9145270"/>
            <wp:effectExtent l="0" t="0" r="2540" b="0"/>
            <wp:docPr id="1145491668" name="Picture 1" descr="A page of a math ex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1668" name="Picture 1" descr="A page of a math ex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64FD" w14:textId="77777777" w:rsidR="00462EB3" w:rsidRDefault="00462EB3" w:rsidP="00290B4B">
      <w:pPr>
        <w:spacing w:before="0" w:after="0" w:line="240" w:lineRule="auto"/>
        <w:rPr>
          <w:color w:val="000000" w:themeColor="text1"/>
          <w:lang w:val="de-CH"/>
        </w:rPr>
      </w:pPr>
    </w:p>
    <w:p w14:paraId="26A94711" w14:textId="77777777" w:rsidR="00462EB3" w:rsidRDefault="00462EB3" w:rsidP="00290B4B">
      <w:pPr>
        <w:spacing w:before="0"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Beispielaufgabe: 2024</w:t>
      </w:r>
    </w:p>
    <w:p w14:paraId="08C9FFBA" w14:textId="77777777" w:rsidR="007C57B2" w:rsidRDefault="007C57B2" w:rsidP="00290B4B">
      <w:pPr>
        <w:spacing w:before="0" w:after="0" w:line="240" w:lineRule="auto"/>
        <w:rPr>
          <w:color w:val="000000" w:themeColor="text1"/>
          <w:lang w:val="de-CH"/>
        </w:rPr>
      </w:pPr>
      <w:r w:rsidRPr="007C57B2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1AD87EA5" wp14:editId="1FDDDD16">
            <wp:extent cx="6645910" cy="7202805"/>
            <wp:effectExtent l="0" t="0" r="2540" b="0"/>
            <wp:docPr id="958876505" name="Grafik 1" descr="Ein Bild, das Text, Screenshot, Diagramm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76505" name="Grafik 1" descr="Ein Bild, das Text, Screenshot, Diagramm, Schrift enthält.&#10;&#10;KI-generierte Inhalte können fehlerhaft sei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1D22" w14:textId="77777777" w:rsidR="003A2950" w:rsidRDefault="007C57B2" w:rsidP="00290B4B">
      <w:pPr>
        <w:spacing w:before="0" w:after="0" w:line="240" w:lineRule="auto"/>
        <w:rPr>
          <w:ins w:id="121" w:author="Melanie Müller" w:date="2025-12-31T16:05:00Z" w16du:dateUtc="2025-12-31T15:05:00Z"/>
          <w:color w:val="000000" w:themeColor="text1"/>
          <w:lang w:val="de-CH"/>
        </w:rPr>
      </w:pPr>
      <w:r w:rsidRPr="007C57B2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77991FEE" wp14:editId="51BAD30B">
            <wp:extent cx="6645910" cy="5441950"/>
            <wp:effectExtent l="0" t="0" r="2540" b="6350"/>
            <wp:docPr id="74171832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1832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3446" w14:textId="77777777" w:rsidR="003A2950" w:rsidRDefault="003A2950" w:rsidP="00AB017F">
      <w:pPr>
        <w:spacing w:before="0" w:after="0" w:line="240" w:lineRule="auto"/>
        <w:rPr>
          <w:ins w:id="122" w:author="Melanie Müller" w:date="2025-12-31T16:05:00Z" w16du:dateUtc="2025-12-31T15:05:00Z"/>
          <w:color w:val="000000" w:themeColor="text1"/>
          <w:lang w:val="de-CH"/>
        </w:rPr>
      </w:pPr>
      <w:ins w:id="123" w:author="Melanie Müller" w:date="2025-12-31T16:05:00Z" w16du:dateUtc="2025-12-31T15:05:00Z">
        <w:r>
          <w:rPr>
            <w:color w:val="000000" w:themeColor="text1"/>
            <w:lang w:val="de-CH"/>
          </w:rPr>
          <w:br w:type="page"/>
        </w:r>
      </w:ins>
    </w:p>
    <w:p w14:paraId="7F84E5DD" w14:textId="77777777" w:rsidR="003F3EF5" w:rsidRDefault="00543033" w:rsidP="00290B4B">
      <w:pPr>
        <w:spacing w:before="0" w:after="0" w:line="240" w:lineRule="auto"/>
        <w:rPr>
          <w:ins w:id="124" w:author="Melanie Müller" w:date="2025-12-31T16:05:00Z" w16du:dateUtc="2025-12-31T15:05:00Z"/>
          <w:color w:val="000000" w:themeColor="text1"/>
          <w:lang w:val="de-CH"/>
        </w:rPr>
      </w:pPr>
      <w:ins w:id="125" w:author="Melanie Müller" w:date="2025-12-31T16:05:00Z" w16du:dateUtc="2025-12-31T15:05:00Z">
        <w:r w:rsidRPr="00543033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31614202" wp14:editId="3DC1C7C7">
              <wp:extent cx="6645910" cy="9368790"/>
              <wp:effectExtent l="0" t="0" r="2540" b="3810"/>
              <wp:docPr id="658504887" name="Picture 1" descr="A screenshot of a math tes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8504887" name="Picture 1" descr="A screenshot of a math test&#10;&#10;AI-generated content may be incorrect.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93687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9995884" w14:textId="77777777" w:rsidR="009F3C08" w:rsidRDefault="003F3EF5" w:rsidP="00290B4B">
      <w:pPr>
        <w:spacing w:before="0" w:after="0" w:line="240" w:lineRule="auto"/>
        <w:rPr>
          <w:ins w:id="126" w:author="Melanie Müller" w:date="2025-12-31T16:06:00Z" w16du:dateUtc="2025-12-31T15:06:00Z"/>
          <w:color w:val="000000" w:themeColor="text1"/>
          <w:lang w:val="de-CH"/>
        </w:rPr>
      </w:pPr>
      <w:ins w:id="127" w:author="Melanie Müller" w:date="2025-12-31T16:05:00Z" w16du:dateUtc="2025-12-31T15:05:00Z">
        <w:r w:rsidRPr="003F3EF5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2D53D55B" wp14:editId="48C05344">
              <wp:extent cx="6645910" cy="9016365"/>
              <wp:effectExtent l="0" t="0" r="2540" b="0"/>
              <wp:docPr id="62637757" name="Picture 1" descr="A screenshot of a math tes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637757" name="Picture 1" descr="A screenshot of a math test&#10;&#10;AI-generated content may be incorrect.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9016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6A9925C" w14:textId="2F9AECEA" w:rsidR="009F7D4B" w:rsidRPr="004A4FC1" w:rsidRDefault="009F3C08" w:rsidP="00290B4B">
      <w:pPr>
        <w:spacing w:before="0" w:after="0" w:line="240" w:lineRule="auto"/>
        <w:rPr>
          <w:color w:val="000000" w:themeColor="text1"/>
          <w:lang w:val="de-CH"/>
        </w:rPr>
      </w:pPr>
      <w:ins w:id="128" w:author="Melanie Müller" w:date="2025-12-31T16:06:00Z" w16du:dateUtc="2025-12-31T15:06:00Z">
        <w:r w:rsidRPr="009F3C08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657FA3C6" wp14:editId="3925B514">
              <wp:extent cx="6645910" cy="8119110"/>
              <wp:effectExtent l="0" t="0" r="2540" b="0"/>
              <wp:docPr id="867690866" name="Picture 1" descr="A screenshot of a math proble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7690866" name="Picture 1" descr="A screenshot of a math problem&#10;&#10;AI-generated content may be incorrect.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8119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517A8D" w:rsidRPr="004A4FC1">
        <w:rPr>
          <w:color w:val="000000" w:themeColor="text1"/>
          <w:lang w:val="de-CH"/>
        </w:rPr>
        <w:br w:type="page"/>
      </w:r>
    </w:p>
    <w:p w14:paraId="159D17B2" w14:textId="1BC70DB2" w:rsidR="009F7D4B" w:rsidRPr="004A4FC1" w:rsidRDefault="009F7D4B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29" w:name="_Toc217310930"/>
      <w:bookmarkStart w:id="130" w:name="_Toc218240058"/>
      <w:r w:rsidRPr="004A4FC1">
        <w:rPr>
          <w:color w:val="000000" w:themeColor="text1"/>
          <w:lang w:val="de-CH"/>
        </w:rPr>
        <w:lastRenderedPageBreak/>
        <w:t>Aufgabe</w:t>
      </w:r>
      <w:r w:rsidR="00252304" w:rsidRPr="004A4FC1">
        <w:rPr>
          <w:color w:val="000000" w:themeColor="text1"/>
          <w:lang w:val="de-CH"/>
        </w:rPr>
        <w:t xml:space="preserve"> 4</w:t>
      </w:r>
      <w:r w:rsidR="00B65A1E">
        <w:rPr>
          <w:color w:val="000000" w:themeColor="text1"/>
          <w:lang w:val="de-CH"/>
        </w:rPr>
        <w:t xml:space="preserve"> (</w:t>
      </w:r>
      <w:r w:rsidR="0099366B">
        <w:rPr>
          <w:color w:val="000000" w:themeColor="text1"/>
          <w:lang w:val="de-CH"/>
        </w:rPr>
        <w:t>oder 5</w:t>
      </w:r>
      <w:r w:rsidR="00B65A1E">
        <w:rPr>
          <w:color w:val="000000" w:themeColor="text1"/>
          <w:lang w:val="de-CH"/>
        </w:rPr>
        <w:t>)</w:t>
      </w:r>
      <w:r w:rsidRPr="004A4FC1">
        <w:rPr>
          <w:color w:val="000000" w:themeColor="text1"/>
          <w:lang w:val="de-CH"/>
        </w:rPr>
        <w:t>: X</w:t>
      </w:r>
      <w:r w:rsidRPr="004A4FC1">
        <w:rPr>
          <w:color w:val="000000" w:themeColor="text1"/>
          <w:vertAlign w:val="superscript"/>
          <w:lang w:val="de-CH"/>
        </w:rPr>
        <w:t>2</w:t>
      </w:r>
      <w:r w:rsidRPr="004A4FC1">
        <w:rPr>
          <w:color w:val="000000" w:themeColor="text1"/>
          <w:lang w:val="de-CH"/>
        </w:rPr>
        <w:t>-Test</w:t>
      </w:r>
      <w:bookmarkEnd w:id="129"/>
      <w:bookmarkEnd w:id="130"/>
      <w:r w:rsidRPr="004A4FC1">
        <w:rPr>
          <w:color w:val="000000" w:themeColor="text1"/>
          <w:lang w:val="de-CH"/>
        </w:rPr>
        <w:t xml:space="preserve"> </w:t>
      </w:r>
    </w:p>
    <w:p w14:paraId="46A2D4EA" w14:textId="349D849F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Diese Aufgabe hat oftmals eine </w:t>
      </w:r>
      <w:r w:rsidRPr="007762FC">
        <w:rPr>
          <w:b/>
          <w:bCs/>
          <w:color w:val="000000" w:themeColor="text1"/>
          <w:lang w:val="de-CH"/>
          <w:rPrChange w:id="131" w:author="Katharina Tschirky" w:date="2025-12-30T11:07:00Z" w16du:dateUtc="2025-12-30T10:07:00Z">
            <w:rPr>
              <w:color w:val="000000" w:themeColor="text1"/>
              <w:lang w:val="de-CH"/>
            </w:rPr>
          </w:rPrChange>
        </w:rPr>
        <w:t xml:space="preserve">Tabelle </w:t>
      </w:r>
      <w:r w:rsidRPr="004A4FC1">
        <w:rPr>
          <w:color w:val="000000" w:themeColor="text1"/>
          <w:lang w:val="de-CH"/>
        </w:rPr>
        <w:t xml:space="preserve">und manchmal ein </w:t>
      </w:r>
      <w:r w:rsidRPr="007762FC">
        <w:rPr>
          <w:b/>
          <w:bCs/>
          <w:color w:val="000000" w:themeColor="text1"/>
          <w:lang w:val="de-CH"/>
          <w:rPrChange w:id="132" w:author="Katharina Tschirky" w:date="2025-12-30T11:07:00Z" w16du:dateUtc="2025-12-30T10:07:00Z">
            <w:rPr>
              <w:color w:val="000000" w:themeColor="text1"/>
              <w:lang w:val="de-CH"/>
            </w:rPr>
          </w:rPrChange>
        </w:rPr>
        <w:t xml:space="preserve">Graph </w:t>
      </w:r>
      <w:r w:rsidRPr="004A4FC1">
        <w:rPr>
          <w:color w:val="000000" w:themeColor="text1"/>
          <w:lang w:val="de-CH"/>
        </w:rPr>
        <w:t>dazu.</w:t>
      </w:r>
      <w:r w:rsidR="001B008D">
        <w:rPr>
          <w:color w:val="000000" w:themeColor="text1"/>
          <w:lang w:val="de-CH"/>
        </w:rPr>
        <w:t xml:space="preserve">  </w:t>
      </w:r>
      <w:r w:rsidR="00134983">
        <w:rPr>
          <w:color w:val="000000" w:themeColor="text1"/>
          <w:lang w:val="de-CH"/>
        </w:rPr>
        <w:t xml:space="preserve">Wird </w:t>
      </w:r>
      <w:r w:rsidR="00E40ED0">
        <w:rPr>
          <w:color w:val="000000" w:themeColor="text1"/>
          <w:lang w:val="de-CH"/>
        </w:rPr>
        <w:t>verwendet,</w:t>
      </w:r>
      <w:r w:rsidR="00134983">
        <w:rPr>
          <w:color w:val="000000" w:themeColor="text1"/>
          <w:lang w:val="de-CH"/>
        </w:rPr>
        <w:t xml:space="preserve"> </w:t>
      </w:r>
      <w:r w:rsidR="00A94D4E">
        <w:rPr>
          <w:color w:val="000000" w:themeColor="text1"/>
          <w:lang w:val="de-CH"/>
        </w:rPr>
        <w:t xml:space="preserve">um beobachtete </w:t>
      </w:r>
      <w:r w:rsidR="00A94D4E" w:rsidRPr="007762FC">
        <w:rPr>
          <w:b/>
          <w:bCs/>
          <w:color w:val="000000" w:themeColor="text1"/>
          <w:lang w:val="de-CH"/>
          <w:rPrChange w:id="133" w:author="Katharina Tschirky" w:date="2025-12-30T11:07:00Z" w16du:dateUtc="2025-12-30T10:07:00Z">
            <w:rPr>
              <w:color w:val="000000" w:themeColor="text1"/>
              <w:lang w:val="de-CH"/>
            </w:rPr>
          </w:rPrChange>
        </w:rPr>
        <w:t xml:space="preserve">Häufigkeiten </w:t>
      </w:r>
      <w:r w:rsidR="00A94D4E">
        <w:rPr>
          <w:color w:val="000000" w:themeColor="text1"/>
          <w:lang w:val="de-CH"/>
        </w:rPr>
        <w:t xml:space="preserve">mit erwarteten Häufigkeiten zu vergleichen. (z.B Passt </w:t>
      </w:r>
      <w:r w:rsidR="00E40ED0">
        <w:rPr>
          <w:color w:val="000000" w:themeColor="text1"/>
          <w:lang w:val="de-CH"/>
        </w:rPr>
        <w:t>Beobachtung</w:t>
      </w:r>
      <w:r w:rsidR="00A94D4E">
        <w:rPr>
          <w:color w:val="000000" w:themeColor="text1"/>
          <w:lang w:val="de-CH"/>
        </w:rPr>
        <w:t xml:space="preserve"> zu angenommener Verteilung? Sind Merkmale unab</w:t>
      </w:r>
      <w:r w:rsidR="00E40ED0">
        <w:rPr>
          <w:color w:val="000000" w:themeColor="text1"/>
          <w:lang w:val="de-CH"/>
        </w:rPr>
        <w:t>hängig?)</w:t>
      </w:r>
    </w:p>
    <w:p w14:paraId="6FCEF942" w14:textId="77777777" w:rsidR="009F7D4B" w:rsidRPr="004A4FC1" w:rsidRDefault="009F7D4B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Punkteverteilung: (normalerweise)</w:t>
      </w:r>
    </w:p>
    <w:p w14:paraId="723D5A86" w14:textId="3252A3E2" w:rsidR="009F7D4B" w:rsidRPr="004A4FC1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X</w:t>
      </w:r>
      <w:r w:rsidRPr="004A4FC1">
        <w:rPr>
          <w:color w:val="000000" w:themeColor="text1"/>
          <w:vertAlign w:val="superscript"/>
          <w:lang w:val="de-CH"/>
        </w:rPr>
        <w:t>2</w:t>
      </w:r>
      <w:r w:rsidRPr="004A4FC1">
        <w:rPr>
          <w:color w:val="000000" w:themeColor="text1"/>
          <w:lang w:val="de-CH"/>
        </w:rPr>
        <w:t>-Test</w:t>
      </w:r>
      <w:r w:rsidR="00B8585C">
        <w:rPr>
          <w:color w:val="000000" w:themeColor="text1"/>
          <w:lang w:val="de-CH"/>
        </w:rPr>
        <w:t xml:space="preserve"> und Nullhypothese</w:t>
      </w:r>
      <w:r w:rsidRPr="004A4FC1">
        <w:rPr>
          <w:color w:val="000000" w:themeColor="text1"/>
          <w:lang w:val="de-CH"/>
        </w:rPr>
        <w:t>: 1</w:t>
      </w:r>
    </w:p>
    <w:p w14:paraId="36C6C921" w14:textId="77777777" w:rsidR="009F7D4B" w:rsidRPr="004A4FC1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Wahl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𝛼</w:t>
      </w:r>
      <w:r w:rsidRPr="004A4FC1">
        <w:rPr>
          <w:color w:val="000000" w:themeColor="text1"/>
          <w:lang w:val="de-CH"/>
        </w:rPr>
        <w:t>: 1</w:t>
      </w:r>
    </w:p>
    <w:p w14:paraId="031ED9F9" w14:textId="77777777" w:rsidR="009F7D4B" w:rsidRPr="004A4FC1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Bestimmung des kritischen D: 1</w:t>
      </w:r>
    </w:p>
    <w:p w14:paraId="519CD6E9" w14:textId="77777777" w:rsidR="009F7D4B" w:rsidRPr="004A4FC1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Ermittlung von n</w:t>
      </w:r>
      <w:r w:rsidRPr="004A4FC1">
        <w:rPr>
          <w:color w:val="000000" w:themeColor="text1"/>
          <w:vertAlign w:val="subscript"/>
          <w:lang w:val="de-CH"/>
        </w:rPr>
        <w:t>i</w:t>
      </w:r>
      <w:r w:rsidRPr="004A4FC1">
        <w:rPr>
          <w:color w:val="000000" w:themeColor="text1"/>
          <w:lang w:val="de-CH"/>
        </w:rPr>
        <w:t xml:space="preserve"> aus den vorhandenen Daten: 1</w:t>
      </w:r>
    </w:p>
    <w:p w14:paraId="08ED7DFE" w14:textId="77777777" w:rsidR="009F7D4B" w:rsidRPr="004A4FC1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Berechnung der Diskrepanz: 1 – 2 </w:t>
      </w:r>
    </w:p>
    <w:p w14:paraId="1A073F7C" w14:textId="77777777" w:rsidR="009F7D4B" w:rsidRPr="004A4FC1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Schlussfolgerung: 1</w:t>
      </w:r>
    </w:p>
    <w:p w14:paraId="231B3318" w14:textId="77777777" w:rsidR="009F7D4B" w:rsidRPr="004A4FC1" w:rsidRDefault="009F7D4B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Vorgehen</w:t>
      </w:r>
    </w:p>
    <w:p w14:paraId="6583D84A" w14:textId="4EB027AF" w:rsidR="009F7D4B" w:rsidRPr="004A4FC1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Copy-Paste auf das Prüfungsblatt: «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Hier handelt es sich um eine Nullhypothese, welche mit einem X</w:t>
      </w:r>
      <w:r w:rsidRPr="004A4FC1">
        <w:rPr>
          <w:color w:val="000000" w:themeColor="text1"/>
          <w:shd w:val="clear" w:color="auto" w:fill="F2CEED" w:themeFill="accent5" w:themeFillTint="33"/>
          <w:vertAlign w:val="superscript"/>
          <w:lang w:val="de-CH"/>
        </w:rPr>
        <w:t>2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-Te</w:t>
      </w:r>
      <w:del w:id="134" w:author="Katharina Tschirky" w:date="2025-12-30T11:09:00Z" w16du:dateUtc="2025-12-30T10:09:00Z">
        <w:r w:rsidRPr="004A4FC1" w:rsidDel="00591251">
          <w:rPr>
            <w:color w:val="000000" w:themeColor="text1"/>
            <w:shd w:val="clear" w:color="auto" w:fill="F2CEED" w:themeFill="accent5" w:themeFillTint="33"/>
            <w:lang w:val="de-CH"/>
          </w:rPr>
          <w:delText>s</w:delText>
        </w:r>
      </w:del>
      <w:r w:rsidRPr="004A4FC1">
        <w:rPr>
          <w:color w:val="000000" w:themeColor="text1"/>
          <w:shd w:val="clear" w:color="auto" w:fill="F2CEED" w:themeFill="accent5" w:themeFillTint="33"/>
          <w:lang w:val="de-CH"/>
        </w:rPr>
        <w:t>st geprüft werden kann</w:t>
      </w:r>
      <w:r w:rsidRPr="004A4FC1">
        <w:rPr>
          <w:color w:val="000000" w:themeColor="text1"/>
          <w:lang w:val="de-CH"/>
        </w:rPr>
        <w:t>.»</w:t>
      </w:r>
      <w:ins w:id="135" w:author="Melanie Müller" w:date="2026-01-01T14:13:00Z" w16du:dateUtc="2026-01-01T13:13:00Z">
        <w:r w:rsidR="005C408C">
          <w:rPr>
            <w:color w:val="000000" w:themeColor="text1"/>
            <w:lang w:val="de-CH"/>
          </w:rPr>
          <w:t xml:space="preserve"> </w:t>
        </w:r>
      </w:ins>
      <w:del w:id="136" w:author="Melanie Müller" w:date="2026-01-01T14:13:00Z" w16du:dateUtc="2026-01-01T13:13:00Z">
        <w:r w:rsidRPr="004A4FC1" w:rsidDel="005C408C">
          <w:rPr>
            <w:color w:val="000000" w:themeColor="text1"/>
            <w:lang w:val="de-CH"/>
          </w:rPr>
          <w:delText xml:space="preserve"> </w:delText>
        </w:r>
      </w:del>
    </w:p>
    <w:p w14:paraId="5E6D10BF" w14:textId="77777777" w:rsidR="009F7D4B" w:rsidRPr="004A4FC1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Beiblatt «X</w:t>
      </w:r>
      <w:r w:rsidRPr="004A4FC1">
        <w:rPr>
          <w:color w:val="000000" w:themeColor="text1"/>
          <w:vertAlign w:val="superscript"/>
          <w:lang w:val="de-CH"/>
        </w:rPr>
        <w:t>2</w:t>
      </w:r>
      <w:r w:rsidRPr="004A4FC1">
        <w:rPr>
          <w:color w:val="000000" w:themeColor="text1"/>
          <w:lang w:val="de-CH"/>
        </w:rPr>
        <w:t>-Test» verwenden und auf der Prüfung notieren, dass die L</w:t>
      </w:r>
      <w:r w:rsidRPr="004A4FC1">
        <w:rPr>
          <w:color w:val="000000" w:themeColor="text1"/>
          <w:lang w:val="de-CH"/>
        </w:rPr>
        <w:lastRenderedPageBreak/>
        <w:t>ösung auf dem Beiblatt notiert ist. Copy-Paste auf das Prüfungsblatt: «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Die Lösung zu dieser Aufgabe befindet sich auf dem Beiblatt III</w:t>
      </w:r>
      <w:r w:rsidRPr="004A4FC1">
        <w:rPr>
          <w:color w:val="000000" w:themeColor="text1"/>
          <w:lang w:val="de-CH"/>
        </w:rPr>
        <w:t>»</w:t>
      </w:r>
      <w:r w:rsidRPr="004A4FC1">
        <w:rPr>
          <w:color w:val="000000" w:themeColor="text1"/>
          <w:lang w:val="de-CH"/>
        </w:rPr>
        <w:br/>
        <w:t xml:space="preserve">(Beiblatt ist bei der Aufgabentypbeschreibung für ein eigenes Beispiel und am Ende der Zusammenfassung 2x eingefügt, falls für </w:t>
      </w:r>
      <w:commentRangeStart w:id="137"/>
      <w:r w:rsidRPr="004A4FC1">
        <w:rPr>
          <w:color w:val="000000" w:themeColor="text1"/>
          <w:lang w:val="de-CH"/>
        </w:rPr>
        <w:t xml:space="preserve">0.01 und 0.05 </w:t>
      </w:r>
      <w:commentRangeEnd w:id="137"/>
      <w:r w:rsidR="00B57EF2" w:rsidRPr="004A4FC1">
        <w:rPr>
          <w:rStyle w:val="CommentReference"/>
          <w:color w:val="000000" w:themeColor="text1"/>
          <w:sz w:val="20"/>
          <w:szCs w:val="20"/>
          <w:lang w:val="de-CH"/>
        </w:rPr>
        <w:commentReference w:id="137"/>
      </w:r>
      <w:r w:rsidRPr="004A4FC1">
        <w:rPr>
          <w:color w:val="000000" w:themeColor="text1"/>
          <w:lang w:val="de-CH"/>
        </w:rPr>
        <w:t>getestet wird)</w:t>
      </w:r>
    </w:p>
    <w:p w14:paraId="344369B3" w14:textId="7BEB4687" w:rsidR="009F7D4B" w:rsidRPr="004A4FC1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Nullhypothese formulieren: Meistens die Aufgabenstellung ein bisschen umformuliert</w:t>
      </w:r>
      <w:ins w:id="138" w:author="Melanie Müller" w:date="2026-01-01T14:14:00Z" w16du:dateUtc="2026-01-01T13:14:00Z">
        <w:r w:rsidR="00DF2BAF">
          <w:rPr>
            <w:color w:val="000000" w:themeColor="text1"/>
            <w:lang w:val="de-CH"/>
          </w:rPr>
          <w:t xml:space="preserve">. Der Faktor X habe keinen Einfluss auf Y. </w:t>
        </w:r>
      </w:ins>
      <w:r w:rsidR="00AB017F" w:rsidRPr="00AB017F">
        <w:rPr>
          <w:color w:val="000000" w:themeColor="text1"/>
          <w:lang w:val="de-CH"/>
        </w:rPr>
        <w:t xml:space="preserve"> Beispiel:</w:t>
      </w:r>
      <w:r w:rsidR="00AB017F" w:rsidRPr="00AB017F">
        <w:rPr>
          <w:color w:val="000000" w:themeColor="text1"/>
          <w:lang w:val="de-CH"/>
        </w:rPr>
        <w:br/>
        <w:t>– Fragestellung: Hilft das neue Medikament dem Patienten, schneller gesund zu werden?</w:t>
      </w:r>
      <w:r w:rsidR="00AB017F" w:rsidRPr="00AB017F">
        <w:rPr>
          <w:color w:val="000000" w:themeColor="text1"/>
          <w:lang w:val="de-CH"/>
        </w:rPr>
        <w:br/>
        <w:t xml:space="preserve">– Nullhypothese </w:t>
      </w:r>
      <w:r w:rsidR="00AB017F" w:rsidRPr="00AB017F">
        <w:rPr>
          <w:rFonts w:ascii="Cambria Math" w:hAnsi="Cambria Math" w:cs="Cambria Math"/>
          <w:color w:val="000000" w:themeColor="text1"/>
          <w:lang w:val="de-CH"/>
        </w:rPr>
        <w:t>𝐻</w:t>
      </w:r>
      <w:r w:rsidR="00AB017F" w:rsidRPr="00AB017F">
        <w:rPr>
          <w:color w:val="000000" w:themeColor="text1"/>
          <w:lang w:val="de-CH"/>
        </w:rPr>
        <w:t>0: Es ist kein Unterschied in der Genesungszeit zwischen Medikament und Placebo feststellbar.</w:t>
      </w:r>
      <w:r w:rsidR="00AB017F">
        <w:rPr>
          <w:color w:val="000000" w:themeColor="text1"/>
          <w:lang w:val="de-CH"/>
        </w:rPr>
        <w:br/>
      </w:r>
      <w:r w:rsidR="00AB017F" w:rsidRPr="00AB017F">
        <w:rPr>
          <w:color w:val="000000" w:themeColor="text1"/>
          <w:lang w:val="de-CH"/>
        </w:rPr>
        <w:t xml:space="preserve">– Alternativhypothese </w:t>
      </w:r>
      <w:r w:rsidR="00AB017F" w:rsidRPr="00AB017F">
        <w:rPr>
          <w:rFonts w:ascii="Cambria Math" w:hAnsi="Cambria Math" w:cs="Cambria Math"/>
          <w:color w:val="000000" w:themeColor="text1"/>
          <w:lang w:val="de-CH"/>
        </w:rPr>
        <w:t>𝐻</w:t>
      </w:r>
      <w:r w:rsidR="00AB017F" w:rsidRPr="00AB017F">
        <w:rPr>
          <w:color w:val="000000" w:themeColor="text1"/>
          <w:lang w:val="de-CH"/>
        </w:rPr>
        <w:t>1: Die Genesungszeit zwischen Medikament und Placebo ist verschieden (Optional)</w:t>
      </w:r>
    </w:p>
    <w:p w14:paraId="193AB95E" w14:textId="77777777" w:rsidR="009F7D4B" w:rsidRPr="004A4FC1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Kategorien identifizieren und in Tabelle schreiben, dazugehörige n ergänzen und Summe von n bilden.</w:t>
      </w:r>
    </w:p>
    <w:p w14:paraId="7CE60D9B" w14:textId="77777777" w:rsidR="009F7D4B" w:rsidRPr="004A4FC1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Anzahl Kategorien – 1 = Anzahl Freiheitsgrade df</w:t>
      </w:r>
    </w:p>
    <w:p w14:paraId="20A4F7EF" w14:textId="77777777" w:rsidR="009F7D4B" w:rsidRPr="004A4FC1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</w:rPr>
      </w:pPr>
      <w:r w:rsidRPr="00C06CBC">
        <w:rPr>
          <w:color w:val="000000" w:themeColor="text1"/>
          <w:lang w:val="de-CH"/>
        </w:rPr>
        <w:t xml:space="preserve">Falls keine Prozentzahlen angegeben werden, dann gilt für p 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de-CH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Anza</m:t>
            </m:r>
            <m:r>
              <w:rPr>
                <w:rFonts w:ascii="Cambria Math" w:hAnsi="Cambria Math"/>
                <w:color w:val="000000" w:themeColor="text1"/>
                <w:lang w:val="de-CH"/>
              </w:rPr>
              <m:t>h</m:t>
            </m:r>
            <m:r>
              <w:rPr>
                <w:rFonts w:ascii="Cambria Math" w:hAnsi="Cambria Math"/>
                <w:color w:val="000000" w:themeColor="text1"/>
              </w:rPr>
              <m:t>l</m:t>
            </m:r>
            <m:r>
              <w:rPr>
                <w:rFonts w:ascii="Cambria Math" w:hAnsi="Cambria Math"/>
                <w:color w:val="000000" w:themeColor="text1"/>
                <w:lang w:val="de-CH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</w:rPr>
              <m:t>Kategorien</m:t>
            </m:r>
          </m:den>
        </m:f>
      </m:oMath>
      <w:r w:rsidRPr="00C06CBC">
        <w:rPr>
          <w:color w:val="000000" w:themeColor="text1"/>
          <w:lang w:val="de-CH"/>
        </w:rPr>
        <w:t xml:space="preserve">. Dies muss mit der Summe von n multipliziert werden, damit man np erhält.  </w:t>
      </w:r>
      <w:r w:rsidRPr="004A4FC1">
        <w:rPr>
          <w:color w:val="000000" w:themeColor="text1"/>
          <w:lang w:val="de-CH"/>
        </w:rPr>
        <w:t xml:space="preserve">Hypothesen können nicht mit Prozentzahlen getestet werden, sondern mit Anzahlen in der Dezimalschreibweise. P kann nun in der Dezimalschreibweise in der 1. Spalte der Matrix eingefügt werden und np </w:t>
      </w:r>
    </w:p>
    <w:p w14:paraId="73C852C7" w14:textId="60A11D46" w:rsidR="009F7D4B" w:rsidRPr="004A134B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  <w:rPrChange w:id="139" w:author="Melanie Müller" w:date="2026-01-01T14:16:00Z" w16du:dateUtc="2026-01-01T13:16:00Z">
            <w:rPr>
              <w:color w:val="000000" w:themeColor="text1"/>
            </w:rPr>
          </w:rPrChange>
        </w:rPr>
      </w:pPr>
      <w:r w:rsidRPr="004A4FC1">
        <w:rPr>
          <w:color w:val="000000" w:themeColor="text1"/>
          <w:lang w:val="de-CH"/>
        </w:rPr>
        <w:t xml:space="preserve">Wahl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 xml:space="preserve">𝛼: </w:t>
      </w:r>
      <w:r w:rsidRPr="00C06CBC">
        <w:rPr>
          <w:color w:val="000000" w:themeColor="text1"/>
          <w:lang w:val="de-CH"/>
        </w:rPr>
        <w:t>Mit welcher Sicherheit kann etwas bestimmt werden? (Bsp. Bei 99% -&gt; 0.01, bei 95% -&gt; 0.05)</w:t>
      </w:r>
      <w:r w:rsidRPr="00C06CBC">
        <w:rPr>
          <w:color w:val="000000" w:themeColor="text1"/>
          <w:lang w:val="de-CH"/>
        </w:rPr>
        <w:br/>
        <w:t xml:space="preserve">Falls keine Prozentzahlen angegeben werden, so ist </w:t>
      </w:r>
      <w:r w:rsidRPr="004A4FC1">
        <w:rPr>
          <w:rFonts w:ascii="Cambria Math" w:hAnsi="Cambria Math" w:cs="Cambria Math"/>
          <w:color w:val="000000" w:themeColor="text1"/>
          <w:lang w:val="de-CH"/>
        </w:rPr>
        <w:t xml:space="preserve">𝛼 </w:t>
      </w:r>
      <w:r w:rsidRPr="00C06CBC">
        <w:rPr>
          <w:color w:val="000000" w:themeColor="text1"/>
          <w:lang w:val="de-CH"/>
        </w:rPr>
        <w:t xml:space="preserve">«frei» wählbar. </w:t>
      </w:r>
      <w:r w:rsidRPr="004A134B">
        <w:rPr>
          <w:color w:val="000000" w:themeColor="text1"/>
          <w:lang w:val="de-CH"/>
          <w:rPrChange w:id="140" w:author="Melanie Müller" w:date="2026-01-01T14:16:00Z" w16du:dateUtc="2026-01-01T13:16:00Z">
            <w:rPr>
              <w:color w:val="000000" w:themeColor="text1"/>
            </w:rPr>
          </w:rPrChange>
        </w:rPr>
        <w:t xml:space="preserve">Es sollte aber mit 0.01 </w:t>
      </w:r>
      <w:del w:id="141" w:author="Melanie Müller" w:date="2026-01-01T14:16:00Z" w16du:dateUtc="2026-01-01T13:16:00Z">
        <w:r w:rsidRPr="004A134B" w:rsidDel="004A134B">
          <w:rPr>
            <w:color w:val="000000" w:themeColor="text1"/>
            <w:lang w:val="de-CH"/>
            <w:rPrChange w:id="142" w:author="Melanie Müller" w:date="2026-01-01T14:16:00Z" w16du:dateUtc="2026-01-01T13:16:00Z">
              <w:rPr>
                <w:color w:val="000000" w:themeColor="text1"/>
              </w:rPr>
            </w:rPrChange>
          </w:rPr>
          <w:delText xml:space="preserve">und </w:delText>
        </w:r>
      </w:del>
      <w:ins w:id="143" w:author="Melanie Müller" w:date="2026-01-01T14:16:00Z" w16du:dateUtc="2026-01-01T13:16:00Z">
        <w:r w:rsidR="004A134B" w:rsidRPr="004A134B">
          <w:rPr>
            <w:color w:val="000000" w:themeColor="text1"/>
            <w:lang w:val="de-CH"/>
            <w:rPrChange w:id="144" w:author="Melanie Müller" w:date="2026-01-01T14:16:00Z" w16du:dateUtc="2026-01-01T13:16:00Z">
              <w:rPr>
                <w:color w:val="000000" w:themeColor="text1"/>
              </w:rPr>
            </w:rPrChange>
          </w:rPr>
          <w:t xml:space="preserve">oder </w:t>
        </w:r>
      </w:ins>
      <w:r w:rsidRPr="004A134B">
        <w:rPr>
          <w:color w:val="000000" w:themeColor="text1"/>
          <w:lang w:val="de-CH"/>
          <w:rPrChange w:id="145" w:author="Melanie Müller" w:date="2026-01-01T14:16:00Z" w16du:dateUtc="2026-01-01T13:16:00Z">
            <w:rPr>
              <w:color w:val="000000" w:themeColor="text1"/>
            </w:rPr>
          </w:rPrChange>
        </w:rPr>
        <w:t>0.05 getestet werden.</w:t>
      </w:r>
      <w:r w:rsidRPr="004A4FC1">
        <w:rPr>
          <w:rFonts w:ascii="Cambria Math" w:hAnsi="Cambria Math" w:cs="Cambria Math"/>
          <w:color w:val="000000" w:themeColor="text1"/>
          <w:lang w:val="de-CH"/>
        </w:rPr>
        <w:t xml:space="preserve"> </w:t>
      </w:r>
      <w:ins w:id="146" w:author="Melanie Müller" w:date="2026-01-01T14:16:00Z" w16du:dateUtc="2026-01-01T13:16:00Z">
        <w:r w:rsidR="004A134B">
          <w:rPr>
            <w:rFonts w:ascii="Cambria Math" w:hAnsi="Cambria Math" w:cs="Cambria Math"/>
            <w:color w:val="000000" w:themeColor="text1"/>
            <w:lang w:val="de-CH"/>
          </w:rPr>
          <w:t>Bei kleiner Gesamanzahl wird meistens 0.05 gewäh</w:t>
        </w:r>
      </w:ins>
      <w:ins w:id="147" w:author="Melanie Müller" w:date="2026-01-01T14:17:00Z" w16du:dateUtc="2026-01-01T13:17:00Z">
        <w:r w:rsidR="004A134B">
          <w:rPr>
            <w:rFonts w:ascii="Cambria Math" w:hAnsi="Cambria Math" w:cs="Cambria Math"/>
            <w:color w:val="000000" w:themeColor="text1"/>
            <w:lang w:val="de-CH"/>
          </w:rPr>
          <w:t xml:space="preserve">lt. </w:t>
        </w:r>
      </w:ins>
    </w:p>
    <w:p w14:paraId="671C9D05" w14:textId="77777777" w:rsidR="009F7D4B" w:rsidRPr="004A4FC1" w:rsidRDefault="009F7D4B" w:rsidP="00290B4B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highlight w:val="yellow"/>
          <w:lang w:val="de-CH"/>
        </w:rPr>
      </w:pPr>
      <w:commentRangeStart w:id="148"/>
      <w:r w:rsidRPr="004A4FC1">
        <w:rPr>
          <w:color w:val="000000" w:themeColor="text1"/>
          <w:highlight w:val="yellow"/>
          <w:lang w:val="de-CH"/>
        </w:rPr>
        <w:t>Aufgabe gemäss TR-Skript unterhalb lösen: Achtung: Diskrepanzwert (D-Wert) funktioniert nicht, unbedingt nachkontrollieren. D</w:t>
      </w:r>
      <w:r w:rsidRPr="004A4FC1">
        <w:rPr>
          <w:color w:val="000000" w:themeColor="text1"/>
          <w:highlight w:val="yellow"/>
          <w:vertAlign w:val="subscript"/>
          <w:lang w:val="de-CH"/>
        </w:rPr>
        <w:t>Krit</w:t>
      </w:r>
      <w:r w:rsidRPr="004A4FC1">
        <w:rPr>
          <w:color w:val="000000" w:themeColor="text1"/>
          <w:highlight w:val="yellow"/>
          <w:lang w:val="de-CH"/>
        </w:rPr>
        <w:t xml:space="preserve"> wird immer aber korrekt berechnet. Für genaue Resultate Diskrepanzwert von manuell ausrechen   </w:t>
      </w:r>
      <w:commentRangeEnd w:id="148"/>
      <w:r w:rsidR="006E19A4" w:rsidRPr="004A4FC1">
        <w:rPr>
          <w:rStyle w:val="CommentReference"/>
          <w:color w:val="000000" w:themeColor="text1"/>
          <w:sz w:val="20"/>
          <w:szCs w:val="20"/>
          <w:highlight w:val="yellow"/>
          <w:lang w:val="de-CH"/>
        </w:rPr>
        <w:commentReference w:id="148"/>
      </w:r>
    </w:p>
    <w:p w14:paraId="2C88D491" w14:textId="00500C2A" w:rsidR="009F7D4B" w:rsidRPr="004A4FC1" w:rsidRDefault="009F7D4B" w:rsidP="00AB017F">
      <w:pPr>
        <w:pStyle w:val="ListParagraph"/>
        <w:numPr>
          <w:ilvl w:val="0"/>
          <w:numId w:val="15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Wenn die Diskrepanz (D-Wert) deutlich grösser als der D</w:t>
      </w:r>
      <w:r w:rsidRPr="004A4FC1">
        <w:rPr>
          <w:color w:val="000000" w:themeColor="text1"/>
          <w:vertAlign w:val="subscript"/>
          <w:lang w:val="de-CH"/>
        </w:rPr>
        <w:t>Krit</w:t>
      </w:r>
      <w:r w:rsidRPr="004A4FC1">
        <w:rPr>
          <w:color w:val="000000" w:themeColor="text1"/>
          <w:lang w:val="de-CH"/>
        </w:rPr>
        <w:t xml:space="preserve"> ist, dann muss die Nullhypothese verworfen werden.  Copy-Paste: «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Da der Diskrepanzwert deutlich grösser ist als der D</w:t>
      </w:r>
      <w:r w:rsidRPr="004A4FC1">
        <w:rPr>
          <w:color w:val="000000" w:themeColor="text1"/>
          <w:shd w:val="clear" w:color="auto" w:fill="F2CEED" w:themeFill="accent5" w:themeFillTint="33"/>
          <w:vertAlign w:val="subscript"/>
          <w:lang w:val="de-CH"/>
        </w:rPr>
        <w:t>Krit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-Wert, muss die Nullhypothese verworfen werden</w:t>
      </w:r>
      <w:r w:rsidRPr="004A4FC1">
        <w:rPr>
          <w:color w:val="000000" w:themeColor="text1"/>
          <w:lang w:val="de-CH"/>
        </w:rPr>
        <w:t>.» + Schlussfolgerung, was dies für die Aufgabe bedeutet. Meistens gilt: «</w:t>
      </w:r>
      <w:r w:rsidRPr="004A4FC1">
        <w:rPr>
          <w:color w:val="000000" w:themeColor="text1"/>
          <w:shd w:val="clear" w:color="auto" w:fill="F2CEED" w:themeFill="accent5" w:themeFillTint="33"/>
          <w:lang w:val="de-CH"/>
        </w:rPr>
        <w:t>Da die Nullhypothese verworfen wird, darf man von den statistischen Grundlagen davon ausgehen, dass {ursprüngliche Behauptung der Aufgabe} stimmt. «</w:t>
      </w:r>
    </w:p>
    <w:p w14:paraId="184F8749" w14:textId="77777777" w:rsidR="009F7D4B" w:rsidRPr="005F7290" w:rsidRDefault="009F7D4B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r w:rsidRPr="005F7290">
        <w:rPr>
          <w:b/>
          <w:bCs/>
          <w:color w:val="000000" w:themeColor="text1"/>
          <w:lang w:val="de-CH"/>
        </w:rPr>
        <w:t>Beschreibung von Alex Krieg für seine TR-Formeln</w:t>
      </w:r>
    </w:p>
    <w:p w14:paraId="7B259DA9" w14:textId="38201923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10311C4C" wp14:editId="47175A2A">
            <wp:extent cx="6645910" cy="2275840"/>
            <wp:effectExtent l="0" t="0" r="2540" b="0"/>
            <wp:docPr id="160358538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8538" name="Picture 1" descr="A white rectangular sign with black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FC1">
        <w:rPr>
          <w:color w:val="000000" w:themeColor="text1"/>
          <w:lang w:val="de-CH"/>
        </w:rPr>
        <w:br w:type="page"/>
      </w:r>
    </w:p>
    <w:p w14:paraId="6D1E478A" w14:textId="77777777" w:rsidR="009F7D4B" w:rsidRPr="005F7290" w:rsidRDefault="009F7D4B" w:rsidP="00290B4B">
      <w:pPr>
        <w:spacing w:after="0" w:line="240" w:lineRule="auto"/>
        <w:rPr>
          <w:b/>
          <w:bCs/>
          <w:color w:val="000000" w:themeColor="text1"/>
          <w:lang w:val="de-CH"/>
        </w:rPr>
      </w:pPr>
      <w:r w:rsidRPr="005F7290">
        <w:rPr>
          <w:b/>
          <w:bCs/>
          <w:color w:val="000000" w:themeColor="text1"/>
          <w:lang w:val="de-CH"/>
        </w:rPr>
        <w:lastRenderedPageBreak/>
        <w:t xml:space="preserve">TR-Skript: </w:t>
      </w:r>
    </w:p>
    <w:p w14:paraId="3DAB6FBF" w14:textId="77777777" w:rsidR="009F7D4B" w:rsidRPr="004A4FC1" w:rsidRDefault="009F7D4B" w:rsidP="00290B4B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Matrix erstellen im TR: [Menü] &gt; [7] Matrix und Vektor &gt; Erstellen &gt; [1] Matrix.. mit n Zeilen und 2 Spalten </w:t>
      </w:r>
    </w:p>
    <w:p w14:paraId="74EABA8A" w14:textId="77777777" w:rsidR="009F7D4B" w:rsidRPr="004A4FC1" w:rsidRDefault="009F7D4B" w:rsidP="00290B4B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Matrix mit den entsprechenden Zahlen befüllen. </w:t>
      </w:r>
    </w:p>
    <w:p w14:paraId="6C033D43" w14:textId="77777777" w:rsidR="009F7D4B" w:rsidRPr="004A4FC1" w:rsidRDefault="009F7D4B" w:rsidP="00290B4B">
      <w:pPr>
        <w:pStyle w:val="ListParagraph"/>
        <w:numPr>
          <w:ilvl w:val="1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1. Spalte: Anteile p der Kategorie in der Dezimalschreibweise </w:t>
      </w:r>
    </w:p>
    <w:p w14:paraId="53521A5E" w14:textId="77777777" w:rsidR="009F7D4B" w:rsidRPr="004A4FC1" w:rsidRDefault="009F7D4B" w:rsidP="00290B4B">
      <w:pPr>
        <w:pStyle w:val="ListParagraph"/>
        <w:numPr>
          <w:ilvl w:val="1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2. Spalte: Messwerte n für jede Kategorie </w:t>
      </w:r>
    </w:p>
    <w:p w14:paraId="0FCA58B3" w14:textId="77777777" w:rsidR="009F7D4B" w:rsidRPr="004A4FC1" w:rsidRDefault="009F7D4B" w:rsidP="00290B4B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Mit dem TR vor die Matrix navigieren. Anschliessend im TR: [Buch] &gt; [6] &gt; wrstat &gt; x2test(matrix,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𝛼)</w:t>
      </w:r>
    </w:p>
    <w:p w14:paraId="60B9889E" w14:textId="77777777" w:rsidR="009F7D4B" w:rsidRPr="004A4FC1" w:rsidRDefault="009F7D4B" w:rsidP="00290B4B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Klammer anpassen, sodass Matrix eingeklammert ist. </w:t>
      </w:r>
    </w:p>
    <w:p w14:paraId="48BAFB13" w14:textId="77777777" w:rsidR="009F7D4B" w:rsidRPr="004A4FC1" w:rsidRDefault="009F7D4B" w:rsidP="00290B4B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rFonts w:ascii="Cambria Math" w:hAnsi="Cambria Math" w:cs="Cambria Math"/>
          <w:color w:val="000000" w:themeColor="text1"/>
          <w:lang w:val="de-CH"/>
        </w:rPr>
        <w:t>𝛼 ergänzen und</w:t>
      </w:r>
      <w:r w:rsidRPr="004A4FC1">
        <w:rPr>
          <w:color w:val="000000" w:themeColor="text1"/>
          <w:lang w:val="de-CH"/>
        </w:rPr>
        <w:t xml:space="preserve"> [enter]</w:t>
      </w:r>
    </w:p>
    <w:p w14:paraId="483EF466" w14:textId="77777777" w:rsidR="009F7D4B" w:rsidRPr="004A4FC1" w:rsidRDefault="009F7D4B" w:rsidP="00290B4B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Resultate abschreiben. Es gibt keine Punkte ohne Rechnungsweg. </w:t>
      </w:r>
      <w:r w:rsidRPr="004A4FC1">
        <w:rPr>
          <w:color w:val="000000" w:themeColor="text1"/>
          <w:highlight w:val="yellow"/>
          <w:lang w:val="de-CH"/>
        </w:rPr>
        <w:t>Achtung: Diskrepanzwert (D-Wert) funktioniert nicht, unbedingt nachkontrollieren. D</w:t>
      </w:r>
      <w:r w:rsidRPr="004A4FC1">
        <w:rPr>
          <w:color w:val="000000" w:themeColor="text1"/>
          <w:highlight w:val="yellow"/>
          <w:vertAlign w:val="subscript"/>
          <w:lang w:val="de-CH"/>
        </w:rPr>
        <w:t>Krit</w:t>
      </w:r>
      <w:r w:rsidRPr="004A4FC1">
        <w:rPr>
          <w:color w:val="000000" w:themeColor="text1"/>
          <w:highlight w:val="yellow"/>
          <w:lang w:val="de-CH"/>
        </w:rPr>
        <w:t xml:space="preserve"> wird immer aber korrekt berechnet. Für genaue Resultate Diskrepanzwert von manuell ausrechen   </w:t>
      </w:r>
    </w:p>
    <w:p w14:paraId="3232C77F" w14:textId="77777777" w:rsidR="009F7D4B" w:rsidRPr="004A4FC1" w:rsidRDefault="009F7D4B" w:rsidP="00290B4B">
      <w:pPr>
        <w:pStyle w:val="ListParagraph"/>
        <w:numPr>
          <w:ilvl w:val="0"/>
          <w:numId w:val="1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Wenn die Diskrepanz (D-Wert) deutlich grösser als der D</w:t>
      </w:r>
      <w:r w:rsidRPr="004A4FC1">
        <w:rPr>
          <w:color w:val="000000" w:themeColor="text1"/>
          <w:vertAlign w:val="subscript"/>
          <w:lang w:val="de-CH"/>
        </w:rPr>
        <w:t>Krit</w:t>
      </w:r>
      <w:r w:rsidRPr="004A4FC1">
        <w:rPr>
          <w:color w:val="000000" w:themeColor="text1"/>
          <w:lang w:val="de-CH"/>
        </w:rPr>
        <w:t xml:space="preserve"> ist, dann muss die Nullhypothese verworfen werden. </w:t>
      </w:r>
    </w:p>
    <w:p w14:paraId="611C0FD4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</w:p>
    <w:p w14:paraId="0C9816CE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5F7290">
        <w:rPr>
          <w:b/>
          <w:bCs/>
          <w:color w:val="000000" w:themeColor="text1"/>
          <w:lang w:val="de-CH"/>
        </w:rPr>
        <w:t>Merke für quick-math:</w:t>
      </w:r>
      <w:r w:rsidRPr="004A4FC1">
        <w:rPr>
          <w:color w:val="000000" w:themeColor="text1"/>
          <w:lang w:val="de-CH"/>
        </w:rPr>
        <w:t xml:space="preserve"> Wenn man nochmals zur Formel hochscrollt, kann man nochmals [enter] klicken, sodass die Formel runterkopiert wird. Anschliessend kann 0.05 oder 0.01 neu eingefügt und gleich nochmals getestet werden, ohne dass die Matrix nochmals neu erstellt werden müsste. </w:t>
      </w:r>
    </w:p>
    <w:p w14:paraId="17434761" w14:textId="2A27609B" w:rsidR="00F31086" w:rsidRPr="00F31086" w:rsidRDefault="00F31086" w:rsidP="00F31086">
      <w:pPr>
        <w:spacing w:after="0" w:line="240" w:lineRule="auto"/>
        <w:rPr>
          <w:color w:val="000000" w:themeColor="text1"/>
          <w:lang w:val="en-CH"/>
        </w:rPr>
      </w:pPr>
      <w:r w:rsidRPr="00F31086">
        <w:rPr>
          <w:color w:val="000000" w:themeColor="text1"/>
          <w:lang w:val="en-CH"/>
        </w:rPr>
        <w:t> $</w:t>
      </w:r>
      <w:r w:rsidR="001233C5">
        <w:rPr>
          <w:color w:val="000000" w:themeColor="text1"/>
          <w:lang w:val="en-CH"/>
        </w:rPr>
        <w:t>(</w:t>
      </w:r>
      <w:r w:rsidRPr="00F31086">
        <w:rPr>
          <w:color w:val="000000" w:themeColor="text1"/>
          <w:lang w:val="en-CH"/>
        </w:rPr>
        <w:t>(n_</w:t>
      </w:r>
      <w:r>
        <w:rPr>
          <w:color w:val="000000" w:themeColor="text1"/>
          <w:lang w:val="en-CH"/>
        </w:rPr>
        <w:t>i</w:t>
      </w:r>
      <w:r w:rsidRPr="00F31086">
        <w:rPr>
          <w:color w:val="000000" w:themeColor="text1"/>
          <w:lang w:val="en-CH"/>
        </w:rPr>
        <w:t xml:space="preserve">-np)^2 </w:t>
      </w:r>
      <w:r w:rsidR="001233C5">
        <w:rPr>
          <w:color w:val="000000" w:themeColor="text1"/>
          <w:lang w:val="en-CH"/>
        </w:rPr>
        <w:t>)</w:t>
      </w:r>
      <w:r w:rsidRPr="00F31086">
        <w:rPr>
          <w:color w:val="000000" w:themeColor="text1"/>
          <w:lang w:val="en-CH"/>
        </w:rPr>
        <w:t>/np$</w:t>
      </w:r>
    </w:p>
    <w:p w14:paraId="41AF87B2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</w:p>
    <w:p w14:paraId="05F58D9C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Nachkontrolle für Schritt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1234"/>
        <w:gridCol w:w="1134"/>
        <w:gridCol w:w="1275"/>
        <w:gridCol w:w="2127"/>
        <w:gridCol w:w="1559"/>
        <w:gridCol w:w="2239"/>
      </w:tblGrid>
      <w:tr w:rsidR="004A4FC1" w:rsidRPr="004A4FC1" w14:paraId="3DA91059" w14:textId="77777777" w:rsidTr="00C64977">
        <w:tc>
          <w:tcPr>
            <w:tcW w:w="888" w:type="dxa"/>
          </w:tcPr>
          <w:p w14:paraId="38465A4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34" w:type="dxa"/>
          </w:tcPr>
          <w:p w14:paraId="7E0185D7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Kategorie</w:t>
            </w:r>
          </w:p>
        </w:tc>
        <w:tc>
          <w:tcPr>
            <w:tcW w:w="1134" w:type="dxa"/>
          </w:tcPr>
          <w:p w14:paraId="1B789094" w14:textId="77777777" w:rsidR="009F7D4B" w:rsidRPr="004A4FC1" w:rsidRDefault="009F7D4B" w:rsidP="00290B4B">
            <w:pPr>
              <w:tabs>
                <w:tab w:val="center" w:pos="763"/>
              </w:tabs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Prozent</w:t>
            </w:r>
            <w:r w:rsidRPr="004A4FC1">
              <w:rPr>
                <w:color w:val="000000" w:themeColor="text1"/>
                <w:lang w:val="de-CH"/>
              </w:rPr>
              <w:tab/>
            </w:r>
          </w:p>
        </w:tc>
        <w:tc>
          <w:tcPr>
            <w:tcW w:w="1275" w:type="dxa"/>
          </w:tcPr>
          <w:p w14:paraId="7B4F40D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16293">
              <w:rPr>
                <w:color w:val="000000" w:themeColor="text1"/>
                <w:highlight w:val="green"/>
                <w:lang w:val="de-CH"/>
                <w:rPrChange w:id="149" w:author="Melanie Müller" w:date="2026-01-01T14:19:00Z" w16du:dateUtc="2026-01-01T13:19:00Z">
                  <w:rPr>
                    <w:color w:val="000000" w:themeColor="text1"/>
                    <w:lang w:val="de-CH"/>
                  </w:rPr>
                </w:rPrChange>
              </w:rPr>
              <w:t>Anzahl n</w:t>
            </w:r>
            <w:r w:rsidRPr="004A4FC1">
              <w:rPr>
                <w:color w:val="000000" w:themeColor="text1"/>
                <w:lang w:val="de-CH"/>
              </w:rPr>
              <w:br/>
              <w:t>(2. Spalte)</w:t>
            </w:r>
          </w:p>
        </w:tc>
        <w:tc>
          <w:tcPr>
            <w:tcW w:w="2127" w:type="dxa"/>
          </w:tcPr>
          <w:p w14:paraId="2A76CE4C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 xml:space="preserve">Referenz Prozent p in Dezimal (1. Spalte) </w:t>
            </w:r>
          </w:p>
        </w:tc>
        <w:tc>
          <w:tcPr>
            <w:tcW w:w="1559" w:type="dxa"/>
          </w:tcPr>
          <w:p w14:paraId="2AD505F7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5C1CF7">
              <w:rPr>
                <w:color w:val="000000" w:themeColor="text1"/>
                <w:highlight w:val="yellow"/>
                <w:lang w:val="de-CH"/>
                <w:rPrChange w:id="150" w:author="Melanie Müller" w:date="2026-01-01T14:17:00Z" w16du:dateUtc="2026-01-01T13:17:00Z">
                  <w:rPr>
                    <w:color w:val="000000" w:themeColor="text1"/>
                    <w:lang w:val="de-CH"/>
                  </w:rPr>
                </w:rPrChange>
              </w:rPr>
              <w:t>Summe n</w:t>
            </w:r>
            <w:r w:rsidRPr="004A4FC1">
              <w:rPr>
                <w:color w:val="000000" w:themeColor="text1"/>
                <w:lang w:val="de-CH"/>
              </w:rPr>
              <w:t>*p</w:t>
            </w:r>
          </w:p>
          <w:p w14:paraId="49528BBA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239" w:type="dxa"/>
          </w:tcPr>
          <w:p w14:paraId="7EC744D8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(</w:t>
            </w:r>
            <w:r w:rsidRPr="00416293">
              <w:rPr>
                <w:color w:val="000000" w:themeColor="text1"/>
                <w:highlight w:val="green"/>
                <w:lang w:val="de-CH"/>
                <w:rPrChange w:id="151" w:author="Melanie Müller" w:date="2026-01-01T14:19:00Z" w16du:dateUtc="2026-01-01T13:19:00Z">
                  <w:rPr>
                    <w:color w:val="000000" w:themeColor="text1"/>
                    <w:lang w:val="de-CH"/>
                  </w:rPr>
                </w:rPrChange>
              </w:rPr>
              <w:t>n</w:t>
            </w:r>
            <w:r w:rsidRPr="004A4FC1">
              <w:rPr>
                <w:color w:val="000000" w:themeColor="text1"/>
                <w:lang w:val="de-CH"/>
              </w:rPr>
              <w:t>-np)</w:t>
            </w:r>
            <w:r w:rsidRPr="004A4FC1">
              <w:rPr>
                <w:color w:val="000000" w:themeColor="text1"/>
                <w:vertAlign w:val="superscript"/>
                <w:lang w:val="de-CH"/>
              </w:rPr>
              <w:t>2</w:t>
            </w:r>
            <w:r w:rsidRPr="004A4FC1">
              <w:rPr>
                <w:color w:val="000000" w:themeColor="text1"/>
                <w:lang w:val="de-CH"/>
              </w:rPr>
              <w:t>/np</w:t>
            </w:r>
          </w:p>
        </w:tc>
      </w:tr>
      <w:tr w:rsidR="004A4FC1" w:rsidRPr="004A4FC1" w14:paraId="0CBDD10C" w14:textId="77777777" w:rsidTr="00C64977">
        <w:tc>
          <w:tcPr>
            <w:tcW w:w="888" w:type="dxa"/>
          </w:tcPr>
          <w:p w14:paraId="19E5062B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34" w:type="dxa"/>
          </w:tcPr>
          <w:p w14:paraId="022A5F50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Kategorie 1</w:t>
            </w:r>
          </w:p>
        </w:tc>
        <w:tc>
          <w:tcPr>
            <w:tcW w:w="1134" w:type="dxa"/>
          </w:tcPr>
          <w:p w14:paraId="2E9742AD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75" w:type="dxa"/>
          </w:tcPr>
          <w:p w14:paraId="7BE5ACAE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127" w:type="dxa"/>
          </w:tcPr>
          <w:p w14:paraId="351E8B25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559" w:type="dxa"/>
          </w:tcPr>
          <w:p w14:paraId="6FCCCEB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239" w:type="dxa"/>
          </w:tcPr>
          <w:p w14:paraId="1F229514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</w:tr>
      <w:tr w:rsidR="004A4FC1" w:rsidRPr="004A4FC1" w14:paraId="4E12EE32" w14:textId="77777777" w:rsidTr="00C64977">
        <w:tc>
          <w:tcPr>
            <w:tcW w:w="888" w:type="dxa"/>
          </w:tcPr>
          <w:p w14:paraId="69097659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34" w:type="dxa"/>
          </w:tcPr>
          <w:p w14:paraId="2B0E2EFE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Kategorie 2</w:t>
            </w:r>
          </w:p>
        </w:tc>
        <w:tc>
          <w:tcPr>
            <w:tcW w:w="1134" w:type="dxa"/>
          </w:tcPr>
          <w:p w14:paraId="5A2D870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75" w:type="dxa"/>
          </w:tcPr>
          <w:p w14:paraId="1FA15589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127" w:type="dxa"/>
          </w:tcPr>
          <w:p w14:paraId="0B5B1B46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559" w:type="dxa"/>
          </w:tcPr>
          <w:p w14:paraId="4132103D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239" w:type="dxa"/>
          </w:tcPr>
          <w:p w14:paraId="38A5DCC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</w:tr>
      <w:tr w:rsidR="004A4FC1" w:rsidRPr="004A4FC1" w14:paraId="3ED4949C" w14:textId="77777777" w:rsidTr="00C64977">
        <w:tc>
          <w:tcPr>
            <w:tcW w:w="888" w:type="dxa"/>
          </w:tcPr>
          <w:p w14:paraId="4748C756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34" w:type="dxa"/>
          </w:tcPr>
          <w:p w14:paraId="4E13F98B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….</w:t>
            </w:r>
          </w:p>
        </w:tc>
        <w:tc>
          <w:tcPr>
            <w:tcW w:w="1134" w:type="dxa"/>
          </w:tcPr>
          <w:p w14:paraId="6F59386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75" w:type="dxa"/>
          </w:tcPr>
          <w:p w14:paraId="4CD5279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127" w:type="dxa"/>
          </w:tcPr>
          <w:p w14:paraId="285C04C0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559" w:type="dxa"/>
          </w:tcPr>
          <w:p w14:paraId="6D2F0520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239" w:type="dxa"/>
          </w:tcPr>
          <w:p w14:paraId="3FE4927D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</w:tr>
      <w:tr w:rsidR="004A4FC1" w:rsidRPr="004A4FC1" w14:paraId="3A3FB74A" w14:textId="77777777" w:rsidTr="00C64977">
        <w:tc>
          <w:tcPr>
            <w:tcW w:w="888" w:type="dxa"/>
          </w:tcPr>
          <w:p w14:paraId="7C55FE48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34" w:type="dxa"/>
          </w:tcPr>
          <w:p w14:paraId="0A0919A7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Kategorie n</w:t>
            </w:r>
          </w:p>
        </w:tc>
        <w:tc>
          <w:tcPr>
            <w:tcW w:w="1134" w:type="dxa"/>
          </w:tcPr>
          <w:p w14:paraId="1A29DB2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275" w:type="dxa"/>
          </w:tcPr>
          <w:p w14:paraId="52C87B6C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127" w:type="dxa"/>
          </w:tcPr>
          <w:p w14:paraId="7033B06E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559" w:type="dxa"/>
          </w:tcPr>
          <w:p w14:paraId="0A044FC5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239" w:type="dxa"/>
          </w:tcPr>
          <w:p w14:paraId="6274E9F1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</w:tr>
      <w:tr w:rsidR="004A4FC1" w:rsidRPr="00F03311" w14:paraId="7490D02C" w14:textId="77777777" w:rsidTr="00C64977">
        <w:tc>
          <w:tcPr>
            <w:tcW w:w="888" w:type="dxa"/>
          </w:tcPr>
          <w:p w14:paraId="39676B9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Summe</w:t>
            </w:r>
          </w:p>
        </w:tc>
        <w:tc>
          <w:tcPr>
            <w:tcW w:w="1234" w:type="dxa"/>
          </w:tcPr>
          <w:p w14:paraId="4F96AA23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  <w:p w14:paraId="6209E258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1134" w:type="dxa"/>
          </w:tcPr>
          <w:p w14:paraId="303D3DCF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>Summe %</w:t>
            </w:r>
          </w:p>
        </w:tc>
        <w:tc>
          <w:tcPr>
            <w:tcW w:w="1275" w:type="dxa"/>
          </w:tcPr>
          <w:p w14:paraId="387900FF" w14:textId="77777777" w:rsidR="009F7D4B" w:rsidRPr="005C1CF7" w:rsidRDefault="009F7D4B" w:rsidP="00290B4B">
            <w:pPr>
              <w:spacing w:after="0" w:line="240" w:lineRule="auto"/>
              <w:rPr>
                <w:color w:val="000000" w:themeColor="text1"/>
                <w:highlight w:val="yellow"/>
                <w:lang w:val="de-CH"/>
                <w:rPrChange w:id="152" w:author="Melanie Müller" w:date="2026-01-01T14:17:00Z" w16du:dateUtc="2026-01-01T13:17:00Z">
                  <w:rPr>
                    <w:color w:val="000000" w:themeColor="text1"/>
                    <w:lang w:val="de-CH"/>
                  </w:rPr>
                </w:rPrChange>
              </w:rPr>
            </w:pPr>
            <w:r w:rsidRPr="005C1CF7">
              <w:rPr>
                <w:color w:val="000000" w:themeColor="text1"/>
                <w:highlight w:val="yellow"/>
                <w:lang w:val="de-CH"/>
                <w:rPrChange w:id="153" w:author="Melanie Müller" w:date="2026-01-01T14:17:00Z" w16du:dateUtc="2026-01-01T13:17:00Z">
                  <w:rPr>
                    <w:color w:val="000000" w:themeColor="text1"/>
                    <w:lang w:val="de-CH"/>
                  </w:rPr>
                </w:rPrChange>
              </w:rPr>
              <w:t>Summe n</w:t>
            </w:r>
          </w:p>
        </w:tc>
        <w:tc>
          <w:tcPr>
            <w:tcW w:w="2127" w:type="dxa"/>
          </w:tcPr>
          <w:p w14:paraId="15280577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 xml:space="preserve">Summe % </w:t>
            </w:r>
            <w:r w:rsidRPr="004A4FC1">
              <w:rPr>
                <w:color w:val="000000" w:themeColor="text1"/>
                <w:lang w:val="de-CH"/>
              </w:rPr>
              <w:br/>
              <w:t xml:space="preserve">(Wichtig für </w:t>
            </w:r>
            <w:r w:rsidRPr="004A4FC1">
              <w:rPr>
                <w:rFonts w:ascii="Cambria Math" w:hAnsi="Cambria Math" w:cs="Cambria Math"/>
                <w:color w:val="000000" w:themeColor="text1"/>
                <w:lang w:val="de-CH"/>
              </w:rPr>
              <w:t>𝛼)</w:t>
            </w:r>
          </w:p>
        </w:tc>
        <w:tc>
          <w:tcPr>
            <w:tcW w:w="1559" w:type="dxa"/>
          </w:tcPr>
          <w:p w14:paraId="3B665D01" w14:textId="77777777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</w:p>
        </w:tc>
        <w:tc>
          <w:tcPr>
            <w:tcW w:w="2239" w:type="dxa"/>
          </w:tcPr>
          <w:p w14:paraId="610AC0BC" w14:textId="3D7F6E40" w:rsidR="009F7D4B" w:rsidRPr="004A4FC1" w:rsidRDefault="009F7D4B" w:rsidP="00290B4B">
            <w:pPr>
              <w:spacing w:after="0" w:line="240" w:lineRule="auto"/>
              <w:rPr>
                <w:color w:val="000000" w:themeColor="text1"/>
                <w:lang w:val="de-CH"/>
              </w:rPr>
            </w:pPr>
            <w:r w:rsidRPr="004A4FC1">
              <w:rPr>
                <w:color w:val="000000" w:themeColor="text1"/>
                <w:lang w:val="de-CH"/>
              </w:rPr>
              <w:t xml:space="preserve">Summe der  </w:t>
            </w:r>
            <w:ins w:id="154" w:author="Melanie Müller" w:date="2025-12-31T20:10:00Z" w16du:dateUtc="2025-12-31T19:10:00Z">
              <w:r w:rsidR="00480E97">
                <w:rPr>
                  <w:color w:val="000000" w:themeColor="text1"/>
                  <w:lang w:val="de-CH"/>
                </w:rPr>
                <w:t xml:space="preserve">Werte </w:t>
              </w:r>
            </w:ins>
            <w:r w:rsidRPr="004A4FC1">
              <w:rPr>
                <w:color w:val="000000" w:themeColor="text1"/>
                <w:lang w:val="de-CH"/>
              </w:rPr>
              <w:t>= D-Wert</w:t>
            </w:r>
            <w:r w:rsidRPr="004A4FC1">
              <w:rPr>
                <w:color w:val="000000" w:themeColor="text1"/>
                <w:lang w:val="de-CH"/>
              </w:rPr>
              <w:br/>
              <w:t>(Achtung, nicht D</w:t>
            </w:r>
            <w:r w:rsidRPr="004A4FC1">
              <w:rPr>
                <w:color w:val="000000" w:themeColor="text1"/>
                <w:vertAlign w:val="subscript"/>
                <w:lang w:val="de-CH"/>
              </w:rPr>
              <w:t>krit</w:t>
            </w:r>
            <w:r w:rsidRPr="004A4FC1">
              <w:rPr>
                <w:color w:val="000000" w:themeColor="text1"/>
                <w:lang w:val="de-CH"/>
              </w:rPr>
              <w:t>)</w:t>
            </w:r>
          </w:p>
        </w:tc>
      </w:tr>
    </w:tbl>
    <w:p w14:paraId="130B7A5B" w14:textId="77777777" w:rsidR="009F7D4B" w:rsidRPr="00C06CBC" w:rsidRDefault="009F7D4B" w:rsidP="00290B4B">
      <w:pPr>
        <w:spacing w:after="0" w:line="240" w:lineRule="auto"/>
        <w:rPr>
          <w:color w:val="000000" w:themeColor="text1"/>
          <w:lang w:val="de-CH"/>
        </w:rPr>
      </w:pPr>
    </w:p>
    <w:p w14:paraId="79C062B3" w14:textId="7DAC9DF1" w:rsidR="009F7D4B" w:rsidRPr="004A4FC1" w:rsidRDefault="009F7D4B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Aufgabentyp </w:t>
      </w:r>
      <w:r w:rsidR="00AB017F">
        <w:rPr>
          <w:color w:val="000000" w:themeColor="text1"/>
          <w:lang w:val="de-CH"/>
        </w:rPr>
        <w:t xml:space="preserve">&amp; Theorie </w:t>
      </w:r>
    </w:p>
    <w:p w14:paraId="64976D87" w14:textId="3E9A55D4" w:rsidR="009F7D4B" w:rsidRPr="004A4FC1" w:rsidRDefault="00AB017F" w:rsidP="00290B4B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 xml:space="preserve">Aufgabentyp ist immer gleich </w:t>
      </w:r>
    </w:p>
    <w:p w14:paraId="389F4232" w14:textId="77777777" w:rsidR="00AB017F" w:rsidRPr="004A4FC1" w:rsidRDefault="00AB017F" w:rsidP="00AB017F">
      <w:pPr>
        <w:spacing w:after="0" w:line="240" w:lineRule="auto"/>
        <w:rPr>
          <w:color w:val="000000" w:themeColor="text1"/>
          <w:lang w:val="de-CH"/>
        </w:rPr>
      </w:pPr>
    </w:p>
    <w:p w14:paraId="2051C1AA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Was macht der Test? </w:t>
      </w:r>
    </w:p>
    <w:p w14:paraId="7B7F66A1" w14:textId="77777777" w:rsidR="009F7D4B" w:rsidRPr="004A4FC1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Häufigkeiten oder Anteile von zwei oder mehr Gruppen kategorialer Daten vergleichen und feststellen, ob sie sich signifikant unterscheiden</w:t>
      </w:r>
    </w:p>
    <w:p w14:paraId="61912074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Beispiel Nullhypothese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𝐻</w:t>
      </w:r>
      <w:r w:rsidRPr="004A4FC1">
        <w:rPr>
          <w:color w:val="000000" w:themeColor="text1"/>
          <w:lang w:val="de-CH"/>
        </w:rPr>
        <w:t xml:space="preserve">0: </w:t>
      </w:r>
    </w:p>
    <w:p w14:paraId="1796E69F" w14:textId="77777777" w:rsidR="009F7D4B" w:rsidRPr="00105564" w:rsidRDefault="009F7D4B" w:rsidP="00290B4B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Die beobachteten Häufigkeiten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𝑛𝑖</w:t>
      </w:r>
      <w:r w:rsidRPr="004A4FC1">
        <w:rPr>
          <w:color w:val="000000" w:themeColor="text1"/>
          <w:lang w:val="de-CH"/>
        </w:rPr>
        <w:t xml:space="preserve"> entsprechen den Wahrscheinlichkeiten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𝑝</w:t>
      </w:r>
    </w:p>
    <w:p w14:paraId="3C98ABF2" w14:textId="77777777" w:rsidR="00105564" w:rsidRDefault="00105564" w:rsidP="00105564">
      <w:pPr>
        <w:spacing w:after="0" w:line="240" w:lineRule="auto"/>
        <w:rPr>
          <w:color w:val="000000" w:themeColor="text1"/>
          <w:lang w:val="de-CH"/>
        </w:rPr>
      </w:pPr>
    </w:p>
    <w:p w14:paraId="131A2B7F" w14:textId="77777777" w:rsidR="009F7D4B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65EACCD4" wp14:editId="7BC0DD78">
            <wp:extent cx="6645910" cy="7574915"/>
            <wp:effectExtent l="0" t="0" r="2540" b="6985"/>
            <wp:docPr id="135376790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790" name="Picture 1" descr="A white sheet with black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0A34" w14:textId="77777777" w:rsidR="00AB017F" w:rsidRDefault="00AB017F" w:rsidP="00AB017F">
      <w:pPr>
        <w:spacing w:before="0"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br w:type="page"/>
      </w:r>
    </w:p>
    <w:p w14:paraId="1CE42FDD" w14:textId="6EDC481A" w:rsidR="007C57B2" w:rsidRDefault="007C57B2" w:rsidP="00290B4B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Beispielaufgabe: 2024</w:t>
      </w:r>
    </w:p>
    <w:p w14:paraId="0C464E82" w14:textId="230A3788" w:rsidR="007C57B2" w:rsidRDefault="003B5AC0" w:rsidP="00290B4B">
      <w:pPr>
        <w:spacing w:after="0" w:line="240" w:lineRule="auto"/>
        <w:rPr>
          <w:color w:val="000000" w:themeColor="text1"/>
          <w:lang w:val="de-CH"/>
        </w:rPr>
      </w:pPr>
      <w:r w:rsidRPr="003B5AC0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5A01102E" wp14:editId="79072EBC">
            <wp:extent cx="5890911" cy="3020316"/>
            <wp:effectExtent l="0" t="0" r="0" b="8890"/>
            <wp:docPr id="182430431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431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4287" cy="302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C401" w14:textId="41800FF3" w:rsidR="003B5AC0" w:rsidRPr="004A4FC1" w:rsidRDefault="003B5AC0" w:rsidP="00290B4B">
      <w:pPr>
        <w:spacing w:after="0" w:line="240" w:lineRule="auto"/>
        <w:rPr>
          <w:color w:val="000000" w:themeColor="text1"/>
          <w:lang w:val="de-CH"/>
        </w:rPr>
      </w:pPr>
      <w:r w:rsidRPr="003B5AC0">
        <w:rPr>
          <w:noProof/>
          <w:color w:val="000000" w:themeColor="text1"/>
          <w:lang w:val="de-CH"/>
        </w:rPr>
        <w:drawing>
          <wp:inline distT="0" distB="0" distL="0" distR="0" wp14:anchorId="68F0A98E" wp14:editId="6EF42704">
            <wp:extent cx="5731146" cy="2493755"/>
            <wp:effectExtent l="0" t="0" r="3175" b="1905"/>
            <wp:docPr id="148711931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1931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480" cy="249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506B" w14:textId="77777777" w:rsidR="009F7D4B" w:rsidRPr="004A4FC1" w:rsidRDefault="009F7D4B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br w:type="page"/>
      </w:r>
    </w:p>
    <w:p w14:paraId="4633803D" w14:textId="418CF9FB" w:rsidR="00252304" w:rsidRPr="004A4FC1" w:rsidRDefault="00252304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55" w:name="_Toc217229542"/>
      <w:bookmarkStart w:id="156" w:name="_Toc217310931"/>
      <w:bookmarkStart w:id="157" w:name="_Toc218240059"/>
      <w:r w:rsidRPr="004A4FC1">
        <w:rPr>
          <w:color w:val="000000" w:themeColor="text1"/>
          <w:lang w:val="de-CH"/>
        </w:rPr>
        <w:lastRenderedPageBreak/>
        <w:t>Aufgabe 5</w:t>
      </w:r>
      <w:r w:rsidR="00B65A1E">
        <w:rPr>
          <w:color w:val="000000" w:themeColor="text1"/>
          <w:lang w:val="de-CH"/>
        </w:rPr>
        <w:t xml:space="preserve"> (</w:t>
      </w:r>
      <w:r w:rsidR="005B3E68">
        <w:rPr>
          <w:color w:val="000000" w:themeColor="text1"/>
          <w:lang w:val="de-CH"/>
        </w:rPr>
        <w:t>oder 4</w:t>
      </w:r>
      <w:r w:rsidR="00B65A1E">
        <w:rPr>
          <w:color w:val="000000" w:themeColor="text1"/>
          <w:lang w:val="de-CH"/>
        </w:rPr>
        <w:t>)</w:t>
      </w:r>
      <w:r w:rsidRPr="004A4FC1">
        <w:rPr>
          <w:color w:val="000000" w:themeColor="text1"/>
          <w:lang w:val="de-CH"/>
        </w:rPr>
        <w:t xml:space="preserve">: Binomialverteilung </w:t>
      </w:r>
      <w:r w:rsidR="008472B9">
        <w:rPr>
          <w:color w:val="000000" w:themeColor="text1"/>
          <w:lang w:val="de-CH"/>
        </w:rPr>
        <w:t xml:space="preserve">&amp; </w:t>
      </w:r>
      <w:r w:rsidRPr="004A4FC1">
        <w:rPr>
          <w:color w:val="000000" w:themeColor="text1"/>
          <w:lang w:val="de-CH"/>
        </w:rPr>
        <w:t>Normalverteilung</w:t>
      </w:r>
      <w:bookmarkEnd w:id="155"/>
      <w:bookmarkEnd w:id="156"/>
      <w:r w:rsidR="008472B9">
        <w:rPr>
          <w:color w:val="000000" w:themeColor="text1"/>
          <w:lang w:val="de-CH"/>
        </w:rPr>
        <w:t>sa</w:t>
      </w:r>
      <w:r w:rsidR="008472B9" w:rsidRPr="004A4FC1">
        <w:rPr>
          <w:color w:val="000000" w:themeColor="text1"/>
          <w:lang w:val="de-CH"/>
        </w:rPr>
        <w:t>pproximation</w:t>
      </w:r>
      <w:bookmarkEnd w:id="157"/>
    </w:p>
    <w:p w14:paraId="40CB75E8" w14:textId="4B0A991E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Die Aufgabenstellung beinhaltet oftmals folgende Fragen:</w:t>
      </w:r>
    </w:p>
    <w:p w14:paraId="587725A3" w14:textId="77777777" w:rsidR="00252304" w:rsidRPr="004A4FC1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Wann ist …?</w:t>
      </w:r>
    </w:p>
    <w:p w14:paraId="6DEBCEAE" w14:textId="4BBF4420" w:rsidR="00252304" w:rsidRPr="004A4FC1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Zu welcher Zeit ...?</w:t>
      </w:r>
    </w:p>
    <w:p w14:paraId="0A64DBB4" w14:textId="77777777" w:rsidR="00252304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Mit wie vielen …?</w:t>
      </w:r>
    </w:p>
    <w:p w14:paraId="4F5A6AAF" w14:textId="4EFE4793" w:rsidR="000D1F02" w:rsidRDefault="000D1F02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Wie gross ist die Wahrscheinlichkeit…?</w:t>
      </w:r>
    </w:p>
    <w:p w14:paraId="10F77763" w14:textId="3FD3ACBE" w:rsidR="008472B9" w:rsidRPr="008472B9" w:rsidRDefault="008472B9" w:rsidP="008472B9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 xml:space="preserve">Wichtig: Die Binomialverteilung ist ein Zufallsexperiment, bei welchem das Ereignis entweder eintritt oder nicht. </w:t>
      </w:r>
    </w:p>
    <w:p w14:paraId="5A4D50D8" w14:textId="08AD5013" w:rsidR="00252304" w:rsidRPr="004A4FC1" w:rsidRDefault="00252304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Punkteverteilung:</w:t>
      </w:r>
    </w:p>
    <w:p w14:paraId="6323611B" w14:textId="687BF65A" w:rsidR="00252304" w:rsidRPr="004A4FC1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Korrekte Verteilung verwenden: 1</w:t>
      </w:r>
    </w:p>
    <w:p w14:paraId="5F514590" w14:textId="77777777" w:rsidR="00252304" w:rsidRPr="004A4FC1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Standardisierung: 1</w:t>
      </w:r>
    </w:p>
    <w:p w14:paraId="4BE68FB6" w14:textId="71E78F53" w:rsidR="00252304" w:rsidRPr="004A4FC1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Werte korrekt aus der Tabelle ablesen: 1</w:t>
      </w:r>
    </w:p>
    <w:p w14:paraId="67241042" w14:textId="77777777" w:rsidR="00252304" w:rsidRPr="004A4FC1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Korrekte Gleichung für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𝜇</w:t>
      </w:r>
      <w:r w:rsidRPr="004A4FC1">
        <w:rPr>
          <w:color w:val="000000" w:themeColor="text1"/>
          <w:lang w:val="de-CH"/>
        </w:rPr>
        <w:t xml:space="preserve"> /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𝜎</w:t>
      </w:r>
    </w:p>
    <w:p w14:paraId="6D909754" w14:textId="77777777" w:rsidR="00252304" w:rsidRPr="004A4FC1" w:rsidRDefault="00252304" w:rsidP="00290B4B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Korrekte Berechnung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𝜇</w:t>
      </w:r>
      <w:r w:rsidRPr="004A4FC1">
        <w:rPr>
          <w:color w:val="000000" w:themeColor="text1"/>
          <w:lang w:val="de-CH"/>
        </w:rPr>
        <w:t xml:space="preserve"> /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𝜎</w:t>
      </w:r>
    </w:p>
    <w:p w14:paraId="5F0A6C2C" w14:textId="23F9009C" w:rsidR="00252304" w:rsidRPr="004A4FC1" w:rsidRDefault="00252304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Vorgehen</w:t>
      </w:r>
    </w:p>
    <w:p w14:paraId="2DE4BB29" w14:textId="2336811D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1. Erkennen, um welchen Aufgabentyp es sich handelt. Voraussetzung für die Binomialverteilung ist ein Zufallsexperiment mit zwei möglichen Ausgängen: Das</w:t>
      </w:r>
      <w:r w:rsidRPr="004A4FC1">
        <w:rPr>
          <w:color w:val="000000" w:themeColor="text1"/>
          <w:lang w:val="de-CH"/>
        </w:rPr>
        <w:lastRenderedPageBreak/>
        <w:t xml:space="preserve"> Ereignis tritt ein oder das Ereignis tritt nicht ein. </w:t>
      </w:r>
      <w:r w:rsidR="00E070F1">
        <w:rPr>
          <w:color w:val="000000" w:themeColor="text1"/>
          <w:lang w:val="de-CH"/>
        </w:rPr>
        <w:t xml:space="preserve"> </w:t>
      </w:r>
    </w:p>
    <w:p w14:paraId="085CB757" w14:textId="2ACD6703" w:rsidR="00620358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2D47B29E" wp14:editId="5C543F4B">
            <wp:extent cx="6645910" cy="2374265"/>
            <wp:effectExtent l="0" t="0" r="2540" b="6985"/>
            <wp:docPr id="19370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4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6F15" w14:textId="255EADCA" w:rsidR="00252304" w:rsidRPr="004A4FC1" w:rsidRDefault="00252304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Aufgabentypen</w:t>
      </w:r>
      <w:r w:rsidR="00AB017F">
        <w:rPr>
          <w:color w:val="000000" w:themeColor="text1"/>
          <w:lang w:val="de-CH"/>
        </w:rPr>
        <w:t xml:space="preserve"> &amp; Theorie</w:t>
      </w:r>
    </w:p>
    <w:p w14:paraId="4AA50703" w14:textId="1E5F2762" w:rsidR="00BB53E7" w:rsidRPr="00E57213" w:rsidRDefault="004A07A7" w:rsidP="00BB53E7">
      <w:pPr>
        <w:spacing w:after="0" w:line="240" w:lineRule="auto"/>
        <w:rPr>
          <w:color w:val="000000" w:themeColor="text1"/>
          <w:lang w:val="de-CH"/>
          <w:rPrChange w:id="158" w:author="Melanie Müller" w:date="2026-01-02T09:11:00Z" w16du:dateUtc="2026-01-02T08:11:00Z">
            <w:rPr>
              <w:color w:val="000000" w:themeColor="text1"/>
            </w:rPr>
          </w:rPrChange>
        </w:rPr>
      </w:pPr>
      <w:r>
        <w:rPr>
          <w:color w:val="000000" w:themeColor="text1"/>
          <w:lang w:val="de-CH"/>
        </w:rPr>
        <w:t>B</w:t>
      </w:r>
      <w:r w:rsidR="00BB53E7">
        <w:rPr>
          <w:color w:val="000000" w:themeColor="text1"/>
          <w:lang w:val="de-CH"/>
        </w:rPr>
        <w:t>inomialverteilung</w:t>
      </w:r>
      <w:r w:rsidR="00A012DC">
        <w:rPr>
          <w:color w:val="000000" w:themeColor="text1"/>
          <w:lang w:val="de-CH"/>
        </w:rPr>
        <w:t xml:space="preserve"> &amp; </w:t>
      </w:r>
      <w:r w:rsidRPr="00E57213">
        <w:rPr>
          <w:color w:val="000000" w:themeColor="text1"/>
          <w:lang w:val="de-CH"/>
          <w:rPrChange w:id="159" w:author="Melanie Müller" w:date="2026-01-02T09:11:00Z" w16du:dateUtc="2026-01-02T08:11:00Z">
            <w:rPr>
              <w:color w:val="000000" w:themeColor="text1"/>
            </w:rPr>
          </w:rPrChange>
        </w:rPr>
        <w:t xml:space="preserve">Ablauf </w:t>
      </w:r>
      <w:r w:rsidR="00BB53E7" w:rsidRPr="00E57213">
        <w:rPr>
          <w:color w:val="000000" w:themeColor="text1"/>
          <w:lang w:val="de-CH"/>
          <w:rPrChange w:id="160" w:author="Melanie Müller" w:date="2026-01-02T09:11:00Z" w16du:dateUtc="2026-01-02T08:11:00Z">
            <w:rPr>
              <w:color w:val="000000" w:themeColor="text1"/>
            </w:rPr>
          </w:rPrChange>
        </w:rPr>
        <w:t xml:space="preserve">Normalapproximation </w:t>
      </w:r>
    </w:p>
    <w:p w14:paraId="380AD5D5" w14:textId="77777777" w:rsidR="00BB53E7" w:rsidRPr="00640DFD" w:rsidRDefault="00BB53E7" w:rsidP="00BB53E7">
      <w:pPr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640DFD">
        <w:rPr>
          <w:color w:val="000000" w:themeColor="text1"/>
        </w:rPr>
        <w:t>n und p zuweisen</w:t>
      </w:r>
    </w:p>
    <w:p w14:paraId="12BA1AC2" w14:textId="24585535" w:rsidR="00BB53E7" w:rsidRPr="00CD18BC" w:rsidRDefault="00BB53E7" w:rsidP="00BB53E7">
      <w:pPr>
        <w:numPr>
          <w:ilvl w:val="0"/>
          <w:numId w:val="20"/>
        </w:numPr>
        <w:spacing w:after="0" w:line="240" w:lineRule="auto"/>
        <w:rPr>
          <w:color w:val="000000" w:themeColor="text1"/>
          <w:highlight w:val="green"/>
          <w:lang w:val="de-CH"/>
        </w:rPr>
      </w:pPr>
      <w:r w:rsidRPr="00CD18BC">
        <w:rPr>
          <w:color w:val="000000" w:themeColor="text1"/>
          <w:highlight w:val="green"/>
          <w:lang w:val="de-CH"/>
        </w:rPr>
        <w:t>E(x) = np berechnen</w:t>
      </w:r>
      <w:r w:rsidR="00AB178E" w:rsidRPr="00CD18BC">
        <w:rPr>
          <w:color w:val="000000" w:themeColor="text1"/>
          <w:highlight w:val="green"/>
          <w:lang w:val="de-CH"/>
        </w:rPr>
        <w:t xml:space="preserve"> =  </w:t>
      </w:r>
      <w:r w:rsidR="00AB178E" w:rsidRPr="00CD18BC">
        <w:rPr>
          <w:rFonts w:ascii="Cambria Math" w:hAnsi="Cambria Math" w:cs="Cambria Math"/>
          <w:color w:val="000000" w:themeColor="text1"/>
          <w:highlight w:val="green"/>
          <w:lang w:val="de-CH"/>
        </w:rPr>
        <w:t>𝜇</w:t>
      </w:r>
      <w:r w:rsidR="00AB178E" w:rsidRPr="00CD18BC">
        <w:rPr>
          <w:color w:val="000000" w:themeColor="text1"/>
          <w:highlight w:val="green"/>
          <w:lang w:val="de-CH"/>
        </w:rPr>
        <w:t xml:space="preserve"> </w:t>
      </w:r>
    </w:p>
    <w:p w14:paraId="08A137CE" w14:textId="49F31074" w:rsidR="00BB53E7" w:rsidRPr="00CD18BC" w:rsidRDefault="00BB53E7" w:rsidP="00BB53E7">
      <w:pPr>
        <w:numPr>
          <w:ilvl w:val="0"/>
          <w:numId w:val="20"/>
        </w:numPr>
        <w:spacing w:after="0" w:line="240" w:lineRule="auto"/>
        <w:rPr>
          <w:color w:val="000000" w:themeColor="text1"/>
          <w:highlight w:val="green"/>
          <w:lang w:val="de-CH"/>
        </w:rPr>
      </w:pPr>
      <w:r w:rsidRPr="00CD18BC">
        <w:rPr>
          <w:color w:val="000000" w:themeColor="text1"/>
          <w:highlight w:val="green"/>
          <w:lang w:val="de-CH"/>
        </w:rPr>
        <w:t>var(x) = np(1-p) berechnen</w:t>
      </w:r>
      <w:r w:rsidR="00AB178E" w:rsidRPr="00CD18BC">
        <w:rPr>
          <w:color w:val="000000" w:themeColor="text1"/>
          <w:highlight w:val="green"/>
          <w:lang w:val="de-CH"/>
        </w:rPr>
        <w:t xml:space="preserve"> =  </w:t>
      </w:r>
      <w:r w:rsidR="00AB178E" w:rsidRPr="00CD18BC">
        <w:rPr>
          <w:rFonts w:ascii="Cambria Math" w:hAnsi="Cambria Math" w:cs="Cambria Math"/>
          <w:color w:val="000000" w:themeColor="text1"/>
          <w:highlight w:val="green"/>
          <w:lang w:val="de-CH"/>
        </w:rPr>
        <w:t>𝜎</w:t>
      </w:r>
      <w:r w:rsidR="004478FC">
        <w:rPr>
          <w:rFonts w:ascii="Cambria Math" w:hAnsi="Cambria Math" w:cs="Cambria Math"/>
          <w:color w:val="000000" w:themeColor="text1"/>
          <w:highlight w:val="green"/>
          <w:vertAlign w:val="superscript"/>
          <w:lang w:val="de-CH"/>
        </w:rPr>
        <w:t>2</w:t>
      </w:r>
      <w:r w:rsidR="001B2BDF">
        <w:rPr>
          <w:rFonts w:ascii="Cambria Math" w:hAnsi="Cambria Math" w:cs="Cambria Math"/>
          <w:color w:val="000000" w:themeColor="text1"/>
          <w:highlight w:val="green"/>
          <w:vertAlign w:val="superscript"/>
          <w:lang w:val="de-CH"/>
        </w:rPr>
        <w:t xml:space="preserve"> (?)</w:t>
      </w:r>
    </w:p>
    <w:p w14:paraId="277E234F" w14:textId="25560D1F" w:rsidR="004A07A7" w:rsidRDefault="00BB53E7" w:rsidP="004A07A7">
      <w:pPr>
        <w:numPr>
          <w:ilvl w:val="0"/>
          <w:numId w:val="20"/>
        </w:numPr>
        <w:spacing w:after="0" w:line="240" w:lineRule="auto"/>
        <w:rPr>
          <w:color w:val="000000" w:themeColor="text1"/>
        </w:rPr>
      </w:pPr>
      <w:r w:rsidRPr="00640DFD">
        <w:rPr>
          <w:color w:val="000000" w:themeColor="text1"/>
        </w:rPr>
        <w:t>Standardisierung</w:t>
      </w:r>
    </w:p>
    <w:p w14:paraId="0F3C2B00" w14:textId="336ED678" w:rsidR="004A07A7" w:rsidRPr="00C06CBC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C06CBC">
        <w:rPr>
          <w:color w:val="000000" w:themeColor="text1"/>
          <w:lang w:val="de-CH"/>
        </w:rPr>
        <w:t xml:space="preserve">Approximationsschranken aufstellen, sofern nötig. </w:t>
      </w:r>
    </w:p>
    <w:p w14:paraId="606A651E" w14:textId="4E754570" w:rsidR="004A07A7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Formel notieren</w:t>
      </w:r>
    </w:p>
    <w:p w14:paraId="18CC59D6" w14:textId="557B3753" w:rsidR="004A07A7" w:rsidRPr="004A07A7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>
        <w:rPr>
          <w:rFonts w:ascii="Cambria Math" w:hAnsi="Cambria Math" w:cs="Cambria Math"/>
          <w:color w:val="000000" w:themeColor="text1"/>
          <w:lang w:val="de-CH"/>
        </w:rPr>
        <w:t>Formel umformen</w:t>
      </w:r>
    </w:p>
    <w:p w14:paraId="5D7D7C94" w14:textId="77777777" w:rsidR="004A07A7" w:rsidRPr="004A07A7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4A4FC1">
        <w:rPr>
          <w:rFonts w:ascii="Cambria Math" w:hAnsi="Cambria Math" w:cs="Cambria Math"/>
          <w:color w:val="000000" w:themeColor="text1"/>
          <w:lang w:val="de-CH"/>
        </w:rPr>
        <w:t>𝜇</w:t>
      </w:r>
      <w:r w:rsidRPr="004A4FC1">
        <w:rPr>
          <w:color w:val="000000" w:themeColor="text1"/>
          <w:lang w:val="de-CH"/>
        </w:rPr>
        <w:t xml:space="preserve"> /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𝜎</w:t>
      </w:r>
      <w:r>
        <w:rPr>
          <w:rFonts w:ascii="Cambria Math" w:hAnsi="Cambria Math" w:cs="Cambria Math"/>
          <w:color w:val="000000" w:themeColor="text1"/>
          <w:lang w:val="de-CH"/>
        </w:rPr>
        <w:t xml:space="preserve"> einfügen</w:t>
      </w:r>
    </w:p>
    <w:p w14:paraId="1067142B" w14:textId="7E9CAB2F" w:rsidR="004A07A7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Vereinfachen</w:t>
      </w:r>
    </w:p>
    <w:p w14:paraId="35C286CC" w14:textId="3E1C8C98" w:rsidR="004A07A7" w:rsidRPr="00C06CBC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C06CBC">
        <w:rPr>
          <w:color w:val="000000" w:themeColor="text1"/>
          <w:lang w:val="de-CH"/>
        </w:rPr>
        <w:t>Mit Normalverteilungstabelle abgleichen und entsprechende Zahl einfügen</w:t>
      </w:r>
    </w:p>
    <w:p w14:paraId="0B286B95" w14:textId="25B9E329" w:rsidR="004A07A7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Ausrechen</w:t>
      </w:r>
    </w:p>
    <w:p w14:paraId="7AB805B1" w14:textId="272C00C8" w:rsidR="004A07A7" w:rsidRPr="004A07A7" w:rsidRDefault="004A07A7" w:rsidP="004A07A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Schlussfolgerung </w:t>
      </w:r>
    </w:p>
    <w:p w14:paraId="27841BB6" w14:textId="77777777" w:rsidR="00BB53E7" w:rsidRDefault="00BB53E7" w:rsidP="00290B4B">
      <w:pPr>
        <w:spacing w:after="0" w:line="240" w:lineRule="auto"/>
        <w:rPr>
          <w:color w:val="000000" w:themeColor="text1"/>
          <w:lang w:val="de-CH"/>
        </w:rPr>
      </w:pPr>
    </w:p>
    <w:p w14:paraId="7F3CD82B" w14:textId="02F81E30" w:rsidR="00BB53E7" w:rsidRPr="004A4FC1" w:rsidRDefault="00971896" w:rsidP="00290B4B">
      <w:pPr>
        <w:spacing w:after="0" w:line="240" w:lineRule="auto"/>
        <w:rPr>
          <w:color w:val="000000" w:themeColor="text1"/>
          <w:lang w:val="de-CH"/>
        </w:rPr>
      </w:pPr>
      <w:r w:rsidRPr="00971896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2DD4BF97" wp14:editId="5C6F70E1">
            <wp:extent cx="6645910" cy="8896985"/>
            <wp:effectExtent l="0" t="0" r="2540" b="0"/>
            <wp:docPr id="1417870332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70332" name="Picture 1" descr="A table of numbers with a white background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C908" w14:textId="77777777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</w:p>
    <w:p w14:paraId="2978E64A" w14:textId="77777777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</w:p>
    <w:p w14:paraId="1E276912" w14:textId="77777777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4E2D4266" wp14:editId="39591C98">
            <wp:extent cx="6645910" cy="9074150"/>
            <wp:effectExtent l="0" t="0" r="2540" b="0"/>
            <wp:docPr id="34243989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9893" name="Picture 1" descr="A screenshot of a math tes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7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9640" w14:textId="77777777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2AAACF62" wp14:editId="75E2A61C">
            <wp:extent cx="6645910" cy="8627745"/>
            <wp:effectExtent l="0" t="0" r="2540" b="1905"/>
            <wp:docPr id="1374679696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9696" name="Picture 1" descr="A white sheet with black text and number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A1E4" w14:textId="77777777" w:rsidR="004A4FC1" w:rsidRDefault="004A4FC1" w:rsidP="00290B4B">
      <w:pPr>
        <w:spacing w:before="0" w:after="0"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de-CH"/>
        </w:rPr>
      </w:pPr>
      <w:bookmarkStart w:id="161" w:name="_Toc217229545"/>
      <w:r>
        <w:rPr>
          <w:color w:val="000000" w:themeColor="text1"/>
          <w:lang w:val="de-CH"/>
        </w:rPr>
        <w:br w:type="page"/>
      </w:r>
    </w:p>
    <w:p w14:paraId="62B42482" w14:textId="5D5E7E81" w:rsidR="00252304" w:rsidRPr="004A4FC1" w:rsidRDefault="00252304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62" w:name="_Toc217310932"/>
      <w:bookmarkStart w:id="163" w:name="_Toc218240060"/>
      <w:r w:rsidRPr="004A4FC1">
        <w:rPr>
          <w:color w:val="000000" w:themeColor="text1"/>
          <w:lang w:val="de-CH"/>
        </w:rPr>
        <w:lastRenderedPageBreak/>
        <w:t>Aufgabe</w:t>
      </w:r>
      <w:r w:rsidR="004A4FC1">
        <w:rPr>
          <w:color w:val="000000" w:themeColor="text1"/>
          <w:lang w:val="de-CH"/>
        </w:rPr>
        <w:t xml:space="preserve"> 6 </w:t>
      </w:r>
      <w:r w:rsidR="001B21D8">
        <w:rPr>
          <w:color w:val="000000" w:themeColor="text1"/>
          <w:lang w:val="de-CH"/>
        </w:rPr>
        <w:t>oder 7</w:t>
      </w:r>
      <w:r w:rsidR="004A4FC1">
        <w:rPr>
          <w:color w:val="000000" w:themeColor="text1"/>
          <w:lang w:val="de-CH"/>
        </w:rPr>
        <w:t xml:space="preserve"> (?)</w:t>
      </w:r>
      <w:r w:rsidRPr="004A4FC1">
        <w:rPr>
          <w:color w:val="000000" w:themeColor="text1"/>
          <w:lang w:val="de-CH"/>
        </w:rPr>
        <w:t>: Anwendung der Normalverteilung</w:t>
      </w:r>
      <w:bookmarkEnd w:id="161"/>
      <w:bookmarkEnd w:id="162"/>
      <w:bookmarkEnd w:id="163"/>
    </w:p>
    <w:p w14:paraId="489C1DC7" w14:textId="77777777" w:rsidR="00BB53E7" w:rsidRPr="004A4FC1" w:rsidRDefault="00BB53E7" w:rsidP="00BB53E7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Die Aufgabenstellung beinhaltet oftmals folgende Fragen:</w:t>
      </w:r>
    </w:p>
    <w:p w14:paraId="282F4684" w14:textId="77777777" w:rsidR="00BB53E7" w:rsidRPr="004A4FC1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Wann ist …?</w:t>
      </w:r>
    </w:p>
    <w:p w14:paraId="38B10D05" w14:textId="77777777" w:rsidR="00BB53E7" w:rsidRPr="004A4FC1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Zu welcher Zeit ...?</w:t>
      </w:r>
    </w:p>
    <w:p w14:paraId="7B4D5533" w14:textId="77777777" w:rsidR="00BB53E7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Mit wie vielen …?</w:t>
      </w:r>
    </w:p>
    <w:p w14:paraId="54428B10" w14:textId="77777777" w:rsidR="00BB53E7" w:rsidRPr="004A4FC1" w:rsidRDefault="00BB53E7" w:rsidP="00BB53E7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Punkteverteilung:</w:t>
      </w:r>
    </w:p>
    <w:p w14:paraId="360605F1" w14:textId="77777777" w:rsidR="00BB53E7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Standardisierung: 1</w:t>
      </w:r>
    </w:p>
    <w:p w14:paraId="201EB61C" w14:textId="77777777" w:rsidR="00BB53E7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Korrektes Gleichungssystem: 1</w:t>
      </w:r>
    </w:p>
    <w:p w14:paraId="553D158E" w14:textId="77777777" w:rsidR="00BB53E7" w:rsidRPr="00BB53E7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 xml:space="preserve">Bestimmung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𝜇</w:t>
      </w:r>
      <w:r w:rsidRPr="004A4FC1">
        <w:rPr>
          <w:color w:val="000000" w:themeColor="text1"/>
          <w:lang w:val="de-CH"/>
        </w:rPr>
        <w:t xml:space="preserve"> /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𝜎</w:t>
      </w:r>
      <w:r>
        <w:rPr>
          <w:rFonts w:ascii="Cambria Math" w:hAnsi="Cambria Math" w:cs="Cambria Math"/>
          <w:color w:val="000000" w:themeColor="text1"/>
          <w:lang w:val="de-CH"/>
        </w:rPr>
        <w:t>: 2</w:t>
      </w:r>
    </w:p>
    <w:p w14:paraId="27A56025" w14:textId="7E99BBA0" w:rsidR="00BB53E7" w:rsidRPr="00BB53E7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>
        <w:rPr>
          <w:rFonts w:ascii="Cambria Math" w:hAnsi="Cambria Math" w:cs="Cambria Math"/>
          <w:color w:val="000000" w:themeColor="text1"/>
          <w:lang w:val="de-CH"/>
        </w:rPr>
        <w:t>Wahrscheinlichkeit für X &gt; ?: 1</w:t>
      </w:r>
    </w:p>
    <w:p w14:paraId="5CCF0B0F" w14:textId="2FAB4F7B" w:rsidR="00BB53E7" w:rsidRDefault="00BB53E7" w:rsidP="00BB53E7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lang w:val="de-CH"/>
        </w:rPr>
      </w:pPr>
      <w:r>
        <w:rPr>
          <w:rFonts w:ascii="Cambria Math" w:hAnsi="Cambria Math" w:cs="Cambria Math"/>
          <w:color w:val="000000" w:themeColor="text1"/>
          <w:lang w:val="de-CH"/>
        </w:rPr>
        <w:t>Bedingte Wahrscheinlichkeit</w:t>
      </w:r>
    </w:p>
    <w:p w14:paraId="08280536" w14:textId="77777777" w:rsidR="00BB53E7" w:rsidRPr="004A4FC1" w:rsidRDefault="00BB53E7" w:rsidP="00BB53E7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Vorgehen</w:t>
      </w:r>
    </w:p>
    <w:p w14:paraId="025C98E0" w14:textId="77777777" w:rsidR="00BB53E7" w:rsidRPr="004A4FC1" w:rsidRDefault="00BB53E7" w:rsidP="00BB53E7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1. Erkennen, um welchen Aufgabentyp es sich handelt. Voraussetzung für die Binomialverteilung ist ein Zufallsexperiment mit zwei möglichen Ausgängen: Das Ereignis tritt ein oder das Ereignis tritt nicht ein. </w:t>
      </w:r>
    </w:p>
    <w:p w14:paraId="35617BF4" w14:textId="77777777" w:rsidR="00BB53E7" w:rsidRPr="004A4FC1" w:rsidRDefault="00BB53E7" w:rsidP="00BB53E7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75E5A65A" wp14:editId="062BB1BA">
            <wp:extent cx="6645910" cy="2374265"/>
            <wp:effectExtent l="0" t="0" r="2540" b="6985"/>
            <wp:docPr id="1138998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4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0A6B" w14:textId="426448A0" w:rsidR="00BB53E7" w:rsidRPr="004A4FC1" w:rsidDel="00ED7D4C" w:rsidRDefault="00BB53E7" w:rsidP="00BB53E7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Aufgabentypen</w:t>
      </w:r>
      <w:r w:rsidR="00105564" w:rsidDel="00ED7D4C">
        <w:rPr>
          <w:color w:val="000000" w:themeColor="text1"/>
          <w:lang w:val="de-CH"/>
        </w:rPr>
        <w:t xml:space="preserve"> </w:t>
      </w:r>
      <w:r w:rsidR="00AB017F">
        <w:rPr>
          <w:color w:val="000000" w:themeColor="text1"/>
          <w:lang w:val="de-CH"/>
        </w:rPr>
        <w:t>&amp; Theorie</w:t>
      </w:r>
      <w:del w:id="164" w:author="Melanie Müller" w:date="2026-01-01T14:23:00Z" w16du:dateUtc="2026-01-01T13:23:00Z">
        <w:r w:rsidR="00105564" w:rsidDel="00ED7D4C">
          <w:rPr>
            <w:color w:val="000000" w:themeColor="text1"/>
            <w:lang w:val="de-CH"/>
          </w:rPr>
          <w:delText xml:space="preserve"> </w:delText>
        </w:r>
      </w:del>
    </w:p>
    <w:p w14:paraId="656E638C" w14:textId="776C67F4" w:rsidR="002223E8" w:rsidRPr="002223E8" w:rsidRDefault="002223E8" w:rsidP="00AB017F">
      <w:pPr>
        <w:spacing w:after="0" w:line="240" w:lineRule="auto"/>
        <w:rPr>
          <w:del w:id="165" w:author="Melanie Müller" w:date="2026-01-01T14:23:00Z" w16du:dateUtc="2026-01-01T13:23:00Z"/>
          <w:lang w:val="de-CH"/>
        </w:rPr>
      </w:pPr>
      <w:r>
        <w:rPr>
          <w:lang w:val="de-CH"/>
        </w:rPr>
        <w:t>Die Aufgaben habe meistens zwei Prozentzahlen</w:t>
      </w:r>
      <w:r w:rsidR="003D0986">
        <w:rPr>
          <w:lang w:val="de-CH"/>
        </w:rPr>
        <w:t xml:space="preserve">, die angegeben werden </w:t>
      </w:r>
    </w:p>
    <w:p w14:paraId="63FD24FF" w14:textId="35013494" w:rsidR="00E73286" w:rsidRDefault="00ED3992" w:rsidP="00290B4B">
      <w:pPr>
        <w:spacing w:after="0" w:line="240" w:lineRule="auto"/>
        <w:rPr>
          <w:ins w:id="166" w:author="Melanie Müller" w:date="2026-01-01T14:36:00Z" w16du:dateUtc="2026-01-01T13:36:00Z"/>
          <w:color w:val="000000" w:themeColor="text1"/>
          <w:lang w:val="de-CH"/>
        </w:rPr>
      </w:pPr>
      <w:ins w:id="167" w:author="Melanie Müller" w:date="2026-01-01T14:33:00Z" w16du:dateUtc="2026-01-01T13:33:00Z">
        <w:r>
          <w:rPr>
            <w:color w:val="000000" w:themeColor="text1"/>
            <w:lang w:val="de-CH"/>
          </w:rPr>
          <w:t>1. Bedingung formulieren: P(</w:t>
        </w:r>
      </w:ins>
      <w:ins w:id="168" w:author="Melanie Müller" w:date="2026-01-01T14:34:00Z" w16du:dateUtc="2026-01-01T13:34:00Z">
        <w:r w:rsidR="008F6528">
          <w:rPr>
            <w:color w:val="000000" w:themeColor="text1"/>
            <w:lang w:val="de-CH"/>
          </w:rPr>
          <w:t>X</w:t>
        </w:r>
        <w:r w:rsidR="00CA7A3E">
          <w:rPr>
            <w:color w:val="000000" w:themeColor="text1"/>
            <w:lang w:val="de-CH"/>
          </w:rPr>
          <w:t>&lt;</w:t>
        </w:r>
        <w:r w:rsidR="008F6528">
          <w:rPr>
            <w:color w:val="000000" w:themeColor="text1"/>
            <w:lang w:val="de-CH"/>
          </w:rPr>
          <w:t>N) und P(X</w:t>
        </w:r>
        <w:r w:rsidR="00CA7A3E">
          <w:rPr>
            <w:color w:val="000000" w:themeColor="text1"/>
            <w:lang w:val="de-CH"/>
          </w:rPr>
          <w:t>&lt;</w:t>
        </w:r>
        <w:r w:rsidR="008F6528">
          <w:rPr>
            <w:color w:val="000000" w:themeColor="text1"/>
            <w:lang w:val="de-CH"/>
          </w:rPr>
          <w:t>M)</w:t>
        </w:r>
        <w:r w:rsidR="008F6528">
          <w:rPr>
            <w:color w:val="000000" w:themeColor="text1"/>
            <w:lang w:val="de-CH"/>
          </w:rPr>
          <w:br/>
          <w:t xml:space="preserve">Beide </w:t>
        </w:r>
        <w:r w:rsidR="00CA7A3E">
          <w:rPr>
            <w:color w:val="000000" w:themeColor="text1"/>
            <w:lang w:val="de-CH"/>
          </w:rPr>
          <w:t>&lt;</w:t>
        </w:r>
        <w:r w:rsidR="008F6528">
          <w:rPr>
            <w:color w:val="000000" w:themeColor="text1"/>
            <w:lang w:val="de-CH"/>
          </w:rPr>
          <w:t xml:space="preserve"> so</w:t>
        </w:r>
        <w:r w:rsidR="008F6528">
          <w:rPr>
            <w:color w:val="000000" w:themeColor="text1"/>
            <w:lang w:val="de-CH"/>
          </w:rPr>
          <w:lastRenderedPageBreak/>
          <w:t xml:space="preserve">llten in </w:t>
        </w:r>
        <w:r w:rsidR="00CA7A3E">
          <w:rPr>
            <w:color w:val="000000" w:themeColor="text1"/>
            <w:lang w:val="de-CH"/>
          </w:rPr>
          <w:t>dieselbe Richtung zeigen. Falls eines in die ande</w:t>
        </w:r>
      </w:ins>
      <w:ins w:id="169" w:author="Melanie Müller" w:date="2026-01-01T14:35:00Z" w16du:dateUtc="2026-01-01T13:35:00Z">
        <w:r w:rsidR="00CA7A3E">
          <w:rPr>
            <w:color w:val="000000" w:themeColor="text1"/>
            <w:lang w:val="de-CH"/>
          </w:rPr>
          <w:t>re Richtung zeigt, so muss dieses umformuliert werden und die Zahl entsprechend angepasst werden.</w:t>
        </w:r>
        <w:r w:rsidR="00CA7A3E">
          <w:rPr>
            <w:color w:val="000000" w:themeColor="text1"/>
            <w:lang w:val="de-CH"/>
          </w:rPr>
          <w:br/>
          <w:t xml:space="preserve">Beispiel: </w:t>
        </w:r>
        <w:r w:rsidR="00CA7A3E">
          <w:rPr>
            <w:color w:val="000000" w:themeColor="text1"/>
            <w:lang w:val="de-CH"/>
          </w:rPr>
          <w:br/>
          <w:t>P(X&lt;22) = 0.05</w:t>
        </w:r>
      </w:ins>
      <w:ins w:id="170" w:author="Melanie Müller" w:date="2026-01-01T14:37:00Z" w16du:dateUtc="2026-01-01T13:37:00Z">
        <w:r w:rsidR="00984AF5">
          <w:rPr>
            <w:color w:val="000000" w:themeColor="text1"/>
            <w:lang w:val="de-CH"/>
          </w:rPr>
          <w:t xml:space="preserve"> </w:t>
        </w:r>
      </w:ins>
      <w:ins w:id="171" w:author="Melanie Müller" w:date="2026-01-01T14:35:00Z" w16du:dateUtc="2026-01-01T13:35:00Z">
        <w:r w:rsidR="00CA7A3E">
          <w:rPr>
            <w:color w:val="000000" w:themeColor="text1"/>
            <w:lang w:val="de-CH"/>
          </w:rPr>
          <w:br/>
          <w:t>P(X&gt;25) = 0.25 -&gt; zeigt in die falsche Richtung -&gt; P(X&lt;</w:t>
        </w:r>
        <w:r w:rsidR="00E73286">
          <w:rPr>
            <w:color w:val="000000" w:themeColor="text1"/>
            <w:lang w:val="de-CH"/>
          </w:rPr>
          <w:t>2</w:t>
        </w:r>
      </w:ins>
      <w:ins w:id="172" w:author="Melanie Müller" w:date="2026-01-01T14:36:00Z" w16du:dateUtc="2026-01-01T13:36:00Z">
        <w:r w:rsidR="00E73286">
          <w:rPr>
            <w:color w:val="000000" w:themeColor="text1"/>
            <w:lang w:val="de-CH"/>
          </w:rPr>
          <w:t xml:space="preserve">5) = 0.75 </w:t>
        </w:r>
        <w:r w:rsidR="00E73286">
          <w:rPr>
            <w:color w:val="000000" w:themeColor="text1"/>
            <w:lang w:val="de-CH"/>
          </w:rPr>
          <w:br/>
        </w:r>
        <w:r w:rsidR="00E73286">
          <w:rPr>
            <w:color w:val="000000" w:themeColor="text1"/>
            <w:lang w:val="de-CH"/>
          </w:rPr>
          <w:br/>
          <w:t xml:space="preserve">2. Standardisierung formulieren </w:t>
        </w:r>
      </w:ins>
      <w:ins w:id="173" w:author="Melanie Müller" w:date="2026-01-01T14:37:00Z" w16du:dateUtc="2026-01-01T13:37:00Z">
        <w:r w:rsidR="00984AF5">
          <w:rPr>
            <w:color w:val="000000" w:themeColor="text1"/>
            <w:lang w:val="de-CH"/>
          </w:rPr>
          <w:t>(das zweite X sollte N und M entsprechen)</w:t>
        </w:r>
      </w:ins>
      <w:r w:rsidR="009441B3">
        <w:rPr>
          <w:color w:val="000000" w:themeColor="text1"/>
          <w:lang w:val="de-CH"/>
        </w:rPr>
        <w:t>: Z.Werte finden</w:t>
      </w:r>
      <w:ins w:id="174" w:author="Melanie Müller" w:date="2026-01-01T14:36:00Z" w16du:dateUtc="2026-01-01T13:36:00Z">
        <w:r w:rsidR="00E73286">
          <w:rPr>
            <w:color w:val="000000" w:themeColor="text1"/>
            <w:lang w:val="de-CH"/>
          </w:rPr>
          <w:br/>
          <w:t>P(</w:t>
        </w:r>
        <w:r w:rsidR="00E73286" w:rsidRPr="00105564">
          <w:rPr>
            <w:rFonts w:ascii="Cambria Math" w:hAnsi="Cambria Math" w:cs="Cambria Math"/>
            <w:noProof/>
            <w:color w:val="000000" w:themeColor="text1"/>
            <w:lang w:val="de-CH"/>
          </w:rPr>
          <w:drawing>
            <wp:inline distT="0" distB="0" distL="0" distR="0" wp14:anchorId="100379D3" wp14:editId="70654EEB">
              <wp:extent cx="348847" cy="281327"/>
              <wp:effectExtent l="0" t="0" r="0" b="4445"/>
              <wp:docPr id="509179313" name="Picture 1" descr="A black and white math equation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1396607" name="Picture 1" descr="A black and white math equation&#10;&#10;AI-generated content may be incorrect.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194" cy="2872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73286">
          <w:rPr>
            <w:color w:val="000000" w:themeColor="text1"/>
            <w:lang w:val="de-CH"/>
          </w:rPr>
          <w:t xml:space="preserve">&gt; </w:t>
        </w:r>
        <w:r w:rsidR="00E73286" w:rsidRPr="00105564">
          <w:rPr>
            <w:rFonts w:ascii="Cambria Math" w:hAnsi="Cambria Math" w:cs="Cambria Math"/>
            <w:noProof/>
            <w:color w:val="000000" w:themeColor="text1"/>
            <w:lang w:val="de-CH"/>
          </w:rPr>
          <w:drawing>
            <wp:inline distT="0" distB="0" distL="0" distR="0" wp14:anchorId="4CE08B63" wp14:editId="5D502104">
              <wp:extent cx="348847" cy="281327"/>
              <wp:effectExtent l="0" t="0" r="0" b="4445"/>
              <wp:docPr id="1684357883" name="Picture 1" descr="A black and white math equation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1396607" name="Picture 1" descr="A black and white math equation&#10;&#10;AI-generated content may be incorrect.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194" cy="2872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73286">
          <w:rPr>
            <w:color w:val="000000" w:themeColor="text1"/>
            <w:lang w:val="de-CH"/>
          </w:rPr>
          <w:t>) = 0.05</w:t>
        </w:r>
      </w:ins>
    </w:p>
    <w:p w14:paraId="20E639F6" w14:textId="77777777" w:rsidR="000175D3" w:rsidRDefault="00E73286" w:rsidP="00290B4B">
      <w:pPr>
        <w:spacing w:after="0" w:line="240" w:lineRule="auto"/>
        <w:rPr>
          <w:color w:val="000000" w:themeColor="text1"/>
          <w:lang w:val="de-CH"/>
        </w:rPr>
      </w:pPr>
      <w:ins w:id="175" w:author="Melanie Müller" w:date="2026-01-01T14:36:00Z" w16du:dateUtc="2026-01-01T13:36:00Z">
        <w:r>
          <w:rPr>
            <w:color w:val="000000" w:themeColor="text1"/>
            <w:lang w:val="de-CH"/>
          </w:rPr>
          <w:t>P(</w:t>
        </w:r>
        <w:r w:rsidRPr="00105564">
          <w:rPr>
            <w:rFonts w:ascii="Cambria Math" w:hAnsi="Cambria Math" w:cs="Cambria Math"/>
            <w:noProof/>
            <w:color w:val="000000" w:themeColor="text1"/>
            <w:lang w:val="de-CH"/>
          </w:rPr>
          <w:drawing>
            <wp:inline distT="0" distB="0" distL="0" distR="0" wp14:anchorId="1A9A9D1C" wp14:editId="388A01D4">
              <wp:extent cx="348847" cy="281327"/>
              <wp:effectExtent l="0" t="0" r="0" b="4445"/>
              <wp:docPr id="175146955" name="Picture 1" descr="A black and white math equation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1396607" name="Picture 1" descr="A black and white math equation&#10;&#10;AI-generated content may be incorrect.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194" cy="2872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00" w:themeColor="text1"/>
            <w:lang w:val="de-CH"/>
          </w:rPr>
          <w:t xml:space="preserve">&gt; </w:t>
        </w:r>
        <w:r w:rsidRPr="00105564">
          <w:rPr>
            <w:rFonts w:ascii="Cambria Math" w:hAnsi="Cambria Math" w:cs="Cambria Math"/>
            <w:noProof/>
            <w:color w:val="000000" w:themeColor="text1"/>
            <w:lang w:val="de-CH"/>
          </w:rPr>
          <w:drawing>
            <wp:inline distT="0" distB="0" distL="0" distR="0" wp14:anchorId="217506DF" wp14:editId="21955F39">
              <wp:extent cx="348847" cy="281327"/>
              <wp:effectExtent l="0" t="0" r="0" b="4445"/>
              <wp:docPr id="1062932043" name="Picture 1" descr="A black and white math equation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1396607" name="Picture 1" descr="A black and white math equation&#10;&#10;AI-generated content may be incorrect.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194" cy="2872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00" w:themeColor="text1"/>
            <w:lang w:val="de-CH"/>
          </w:rPr>
          <w:t>) = 0.</w:t>
        </w:r>
      </w:ins>
      <w:ins w:id="176" w:author="Melanie Müller" w:date="2026-01-01T14:37:00Z" w16du:dateUtc="2026-01-01T13:37:00Z">
        <w:r w:rsidR="00984AF5">
          <w:rPr>
            <w:color w:val="000000" w:themeColor="text1"/>
            <w:lang w:val="de-CH"/>
          </w:rPr>
          <w:t>75</w:t>
        </w:r>
      </w:ins>
      <w:r w:rsidR="00081560">
        <w:rPr>
          <w:color w:val="000000" w:themeColor="text1"/>
          <w:lang w:val="de-CH"/>
        </w:rPr>
        <w:br/>
      </w:r>
      <w:r w:rsidR="00081560">
        <w:rPr>
          <w:color w:val="000000" w:themeColor="text1"/>
          <w:lang w:val="de-CH"/>
        </w:rPr>
        <w:br/>
        <w:t>Kann auch mit dem TR gelöst werden:</w:t>
      </w:r>
    </w:p>
    <w:p w14:paraId="6E97EDA4" w14:textId="79FC3496" w:rsidR="000175D3" w:rsidRPr="000175D3" w:rsidRDefault="000175D3" w:rsidP="000175D3">
      <w:pPr>
        <w:spacing w:after="0" w:line="240" w:lineRule="auto"/>
        <w:rPr>
          <w:color w:val="000000" w:themeColor="text1"/>
          <w:lang w:val="en-CH"/>
        </w:rPr>
      </w:pPr>
      <w:r w:rsidRPr="000175D3">
        <w:rPr>
          <w:color w:val="000000" w:themeColor="text1"/>
          <w:lang w:val="en-CH"/>
        </w:rPr>
        <w:t>P(X&gt;60)=0.17</w:t>
      </w:r>
      <w:r w:rsidRPr="000175D3">
        <w:rPr>
          <w:rFonts w:ascii="Cambria Math" w:hAnsi="Cambria Math" w:cs="Cambria Math"/>
          <w:color w:val="000000" w:themeColor="text1"/>
          <w:lang w:val="en-CH"/>
        </w:rPr>
        <w:t>⟹</w:t>
      </w:r>
      <w:r w:rsidRPr="000175D3">
        <w:rPr>
          <w:color w:val="000000" w:themeColor="text1"/>
          <w:lang w:val="en-CH"/>
        </w:rPr>
        <w:t>P(X≤60)=0.83</w:t>
      </w:r>
    </w:p>
    <w:p w14:paraId="5584A9DB" w14:textId="1339BE8A" w:rsidR="000175D3" w:rsidRDefault="000175D3" w:rsidP="000175D3">
      <w:pPr>
        <w:spacing w:after="0" w:line="240" w:lineRule="auto"/>
        <w:rPr>
          <w:color w:val="000000" w:themeColor="text1"/>
          <w:lang w:val="en-CH"/>
        </w:rPr>
      </w:pPr>
      <w:r w:rsidRPr="000175D3">
        <w:rPr>
          <w:color w:val="000000" w:themeColor="text1"/>
          <w:lang w:val="en-CH"/>
        </w:rPr>
        <w:t>P(X&gt;55)=0.638</w:t>
      </w:r>
      <w:r w:rsidRPr="000175D3">
        <w:rPr>
          <w:rFonts w:ascii="Cambria Math" w:hAnsi="Cambria Math" w:cs="Cambria Math"/>
          <w:color w:val="000000" w:themeColor="text1"/>
          <w:lang w:val="en-CH"/>
        </w:rPr>
        <w:t>⟹</w:t>
      </w:r>
      <w:r w:rsidRPr="000175D3">
        <w:rPr>
          <w:color w:val="000000" w:themeColor="text1"/>
          <w:lang w:val="en-CH"/>
        </w:rPr>
        <w:t>P(X≤55)=0.362</w:t>
      </w:r>
    </w:p>
    <w:p w14:paraId="7328A537" w14:textId="77777777" w:rsidR="00F64F12" w:rsidRDefault="00F64F12" w:rsidP="000175D3">
      <w:pPr>
        <w:spacing w:after="0" w:line="240" w:lineRule="auto"/>
        <w:rPr>
          <w:color w:val="000000" w:themeColor="text1"/>
          <w:lang w:val="en-CH"/>
        </w:rPr>
      </w:pPr>
    </w:p>
    <w:p w14:paraId="4ADF598A" w14:textId="6DE926E8" w:rsidR="00F64F12" w:rsidRPr="00F64F12" w:rsidRDefault="00F64F12" w:rsidP="00F64F12">
      <w:pPr>
        <w:spacing w:after="0" w:line="240" w:lineRule="auto"/>
        <w:rPr>
          <w:color w:val="000000" w:themeColor="text1"/>
          <w:lang w:val="en-CH"/>
        </w:rPr>
      </w:pPr>
      <w:r w:rsidRPr="00F64F12">
        <w:rPr>
          <w:color w:val="000000" w:themeColor="text1"/>
          <w:lang w:val="en-CH"/>
        </w:rPr>
        <w:t>z1</w:t>
      </w:r>
      <w:r w:rsidRPr="00F64F12">
        <w:rPr>
          <w:rFonts w:ascii="Arial" w:hAnsi="Arial" w:cs="Arial"/>
          <w:color w:val="000000" w:themeColor="text1"/>
          <w:lang w:val="en-CH"/>
        </w:rPr>
        <w:t>​</w:t>
      </w:r>
      <w:r w:rsidRPr="00F64F12">
        <w:rPr>
          <w:color w:val="000000" w:themeColor="text1"/>
          <w:lang w:val="en-CH"/>
        </w:rPr>
        <w:t>=invNorm(0.83,0,1)≈0.9542</w:t>
      </w:r>
    </w:p>
    <w:p w14:paraId="408E06C1" w14:textId="77777777" w:rsidR="00D708A3" w:rsidRDefault="00F64F12" w:rsidP="00D708A3">
      <w:pPr>
        <w:spacing w:after="0" w:line="240" w:lineRule="auto"/>
        <w:rPr>
          <w:color w:val="000000" w:themeColor="text1"/>
          <w:lang w:val="en-CH"/>
        </w:rPr>
      </w:pPr>
      <w:r w:rsidRPr="00F64F12">
        <w:rPr>
          <w:color w:val="000000" w:themeColor="text1"/>
          <w:lang w:val="en-CH"/>
        </w:rPr>
        <w:t>z2</w:t>
      </w:r>
      <w:r w:rsidRPr="00F64F12">
        <w:rPr>
          <w:rFonts w:ascii="Arial" w:hAnsi="Arial" w:cs="Arial"/>
          <w:color w:val="000000" w:themeColor="text1"/>
          <w:lang w:val="en-CH"/>
        </w:rPr>
        <w:t>​</w:t>
      </w:r>
      <w:r w:rsidRPr="00F64F12">
        <w:rPr>
          <w:color w:val="000000" w:themeColor="text1"/>
          <w:lang w:val="en-CH"/>
        </w:rPr>
        <w:t>=invNorm(0.362,0,1)≈−0.3531</w:t>
      </w:r>
      <w:r w:rsidR="00D708A3">
        <w:rPr>
          <w:color w:val="000000" w:themeColor="text1"/>
          <w:lang w:val="en-CH"/>
        </w:rPr>
        <w:br/>
      </w:r>
    </w:p>
    <w:p w14:paraId="77337869" w14:textId="42DD5837" w:rsidR="00D708A3" w:rsidRPr="00D708A3" w:rsidRDefault="00D708A3" w:rsidP="00D708A3">
      <w:pPr>
        <w:spacing w:after="0" w:line="240" w:lineRule="auto"/>
        <w:rPr>
          <w:color w:val="000000" w:themeColor="text1"/>
          <w:lang w:val="en-CH"/>
        </w:rPr>
      </w:pPr>
      <w:r w:rsidRPr="00D708A3">
        <w:rPr>
          <w:color w:val="000000" w:themeColor="text1"/>
          <w:lang w:val="en-CH"/>
        </w:rPr>
        <w:t>Die Syntax lautet:</w:t>
      </w:r>
    </w:p>
    <w:p w14:paraId="0C9F3973" w14:textId="77777777" w:rsidR="00D708A3" w:rsidRPr="00D708A3" w:rsidRDefault="00D708A3" w:rsidP="00D708A3">
      <w:pPr>
        <w:spacing w:after="0" w:line="240" w:lineRule="auto"/>
        <w:rPr>
          <w:color w:val="000000" w:themeColor="text1"/>
          <w:lang w:val="en-CH"/>
        </w:rPr>
      </w:pPr>
      <w:r w:rsidRPr="00D708A3">
        <w:rPr>
          <w:color w:val="000000" w:themeColor="text1"/>
          <w:lang w:val="en-CH"/>
        </w:rPr>
        <w:t>invNorm(Wahrscheinlichkeit, 0, 1)</w:t>
      </w:r>
    </w:p>
    <w:p w14:paraId="536BBA6E" w14:textId="77777777" w:rsidR="00D708A3" w:rsidRPr="00D708A3" w:rsidRDefault="00D708A3" w:rsidP="00D708A3">
      <w:pPr>
        <w:numPr>
          <w:ilvl w:val="0"/>
          <w:numId w:val="30"/>
        </w:numPr>
        <w:spacing w:after="0" w:line="240" w:lineRule="auto"/>
        <w:rPr>
          <w:color w:val="000000" w:themeColor="text1"/>
          <w:lang w:val="en-CH"/>
        </w:rPr>
      </w:pPr>
      <w:r w:rsidRPr="00D708A3">
        <w:rPr>
          <w:b/>
          <w:bCs/>
          <w:color w:val="000000" w:themeColor="text1"/>
          <w:lang w:val="en-CH"/>
        </w:rPr>
        <w:lastRenderedPageBreak/>
        <w:t>Wahrscheinlichkeit (p):</w:t>
      </w:r>
      <w:r w:rsidRPr="00D708A3">
        <w:rPr>
          <w:color w:val="000000" w:themeColor="text1"/>
          <w:lang w:val="en-CH"/>
        </w:rPr>
        <w:t xml:space="preserve"> Die Fläche unter der Kurve (z. B. 0.83).</w:t>
      </w:r>
    </w:p>
    <w:p w14:paraId="66DBFD01" w14:textId="77777777" w:rsidR="00D708A3" w:rsidRPr="00D708A3" w:rsidRDefault="00D708A3" w:rsidP="00D708A3">
      <w:pPr>
        <w:numPr>
          <w:ilvl w:val="0"/>
          <w:numId w:val="30"/>
        </w:numPr>
        <w:spacing w:after="0" w:line="240" w:lineRule="auto"/>
        <w:rPr>
          <w:color w:val="000000" w:themeColor="text1"/>
          <w:lang w:val="en-CH"/>
        </w:rPr>
      </w:pPr>
      <w:r w:rsidRPr="00D708A3">
        <w:rPr>
          <w:b/>
          <w:bCs/>
          <w:color w:val="000000" w:themeColor="text1"/>
          <w:lang w:val="en-CH"/>
        </w:rPr>
        <w:t>0:</w:t>
      </w:r>
      <w:r w:rsidRPr="00D708A3">
        <w:rPr>
          <w:color w:val="000000" w:themeColor="text1"/>
          <w:lang w:val="en-CH"/>
        </w:rPr>
        <w:t xml:space="preserve"> Sagt dem Rechner: „Nimm den Mittelwert 0“.</w:t>
      </w:r>
    </w:p>
    <w:p w14:paraId="2085F08C" w14:textId="77777777" w:rsidR="00D708A3" w:rsidRPr="00D708A3" w:rsidRDefault="00D708A3" w:rsidP="00D708A3">
      <w:pPr>
        <w:numPr>
          <w:ilvl w:val="0"/>
          <w:numId w:val="30"/>
        </w:numPr>
        <w:spacing w:after="0" w:line="240" w:lineRule="auto"/>
        <w:rPr>
          <w:color w:val="000000" w:themeColor="text1"/>
          <w:lang w:val="en-CH"/>
        </w:rPr>
      </w:pPr>
      <w:r w:rsidRPr="00D708A3">
        <w:rPr>
          <w:b/>
          <w:bCs/>
          <w:color w:val="000000" w:themeColor="text1"/>
          <w:lang w:val="en-CH"/>
        </w:rPr>
        <w:t>1:</w:t>
      </w:r>
      <w:r w:rsidRPr="00D708A3">
        <w:rPr>
          <w:color w:val="000000" w:themeColor="text1"/>
          <w:lang w:val="en-CH"/>
        </w:rPr>
        <w:t xml:space="preserve"> Sagt dem Rechner: „Nimm die Standardabweichung 1“.</w:t>
      </w:r>
    </w:p>
    <w:p w14:paraId="31DB5E21" w14:textId="0505AEED" w:rsidR="006560F2" w:rsidRDefault="006560F2" w:rsidP="00290B4B">
      <w:pPr>
        <w:spacing w:after="0" w:line="240" w:lineRule="auto"/>
        <w:rPr>
          <w:ins w:id="177" w:author="Melanie Müller" w:date="2026-01-01T14:37:00Z" w16du:dateUtc="2026-01-01T13:37:00Z"/>
          <w:color w:val="000000" w:themeColor="text1"/>
          <w:lang w:val="de-CH"/>
        </w:rPr>
      </w:pPr>
    </w:p>
    <w:p w14:paraId="74BE0741" w14:textId="67C130F9" w:rsidR="00984AF5" w:rsidRDefault="00984AF5" w:rsidP="00290B4B">
      <w:pPr>
        <w:spacing w:after="0" w:line="240" w:lineRule="auto"/>
        <w:rPr>
          <w:ins w:id="178" w:author="Melanie Müller" w:date="2026-01-01T14:40:00Z" w16du:dateUtc="2026-01-01T13:40:00Z"/>
          <w:color w:val="000000" w:themeColor="text1"/>
          <w:lang w:val="de-CH"/>
        </w:rPr>
      </w:pPr>
      <w:ins w:id="179" w:author="Melanie Müller" w:date="2026-01-01T14:37:00Z" w16du:dateUtc="2026-01-01T13:37:00Z">
        <w:r>
          <w:rPr>
            <w:color w:val="000000" w:themeColor="text1"/>
            <w:lang w:val="de-CH"/>
          </w:rPr>
          <w:t xml:space="preserve">3. </w:t>
        </w:r>
      </w:ins>
      <w:r w:rsidR="0052290E">
        <w:rPr>
          <w:color w:val="000000" w:themeColor="text1"/>
          <w:lang w:val="de-CH"/>
        </w:rPr>
        <w:t>Sofern es nicht mit dem TR direkt gelöst wurde:</w:t>
      </w:r>
      <w:r>
        <w:rPr>
          <w:color w:val="000000" w:themeColor="text1"/>
          <w:lang w:val="de-CH"/>
        </w:rPr>
        <w:t xml:space="preserve"> </w:t>
      </w:r>
      <w:ins w:id="180" w:author="Melanie Müller" w:date="2026-01-01T14:37:00Z" w16du:dateUtc="2026-01-01T13:37:00Z">
        <w:r>
          <w:rPr>
            <w:color w:val="000000" w:themeColor="text1"/>
            <w:lang w:val="de-CH"/>
          </w:rPr>
          <w:t>Standardisieru</w:t>
        </w:r>
      </w:ins>
      <w:ins w:id="181" w:author="Melanie Müller" w:date="2026-01-01T14:38:00Z" w16du:dateUtc="2026-01-01T13:38:00Z">
        <w:r>
          <w:rPr>
            <w:color w:val="000000" w:themeColor="text1"/>
            <w:lang w:val="de-CH"/>
          </w:rPr>
          <w:t xml:space="preserve">ng mit der Tabelle </w:t>
        </w:r>
        <w:r w:rsidR="004A1E44">
          <w:rPr>
            <w:color w:val="000000" w:themeColor="text1"/>
            <w:lang w:val="de-CH"/>
          </w:rPr>
          <w:t xml:space="preserve">Normalverteilung </w:t>
        </w:r>
        <w:r>
          <w:rPr>
            <w:color w:val="000000" w:themeColor="text1"/>
            <w:lang w:val="de-CH"/>
          </w:rPr>
          <w:t>abgleichen</w:t>
        </w:r>
        <w:r w:rsidR="004A1E44">
          <w:rPr>
            <w:color w:val="000000" w:themeColor="text1"/>
            <w:lang w:val="de-CH"/>
          </w:rPr>
          <w:t xml:space="preserve">. Unbedingt auch die kleine Tabelle: Quantilen der Normalverteilung kontrollieren, </w:t>
        </w:r>
        <w:r w:rsidR="00702BF4">
          <w:rPr>
            <w:color w:val="000000" w:themeColor="text1"/>
            <w:lang w:val="de-CH"/>
          </w:rPr>
          <w:t xml:space="preserve">da dort bereits einige Zahlen vorhanden sind. </w:t>
        </w:r>
      </w:ins>
    </w:p>
    <w:p w14:paraId="0166A8CF" w14:textId="77777777" w:rsidR="003E42C0" w:rsidRDefault="003E42C0" w:rsidP="00290B4B">
      <w:pPr>
        <w:spacing w:after="0" w:line="240" w:lineRule="auto"/>
        <w:rPr>
          <w:ins w:id="182" w:author="Melanie Müller" w:date="2026-01-01T14:40:00Z" w16du:dateUtc="2026-01-01T13:40:00Z"/>
          <w:color w:val="000000" w:themeColor="text1"/>
          <w:lang w:val="de-CH"/>
        </w:rPr>
      </w:pPr>
    </w:p>
    <w:p w14:paraId="4881EBC0" w14:textId="4B8BC43A" w:rsidR="003E42C0" w:rsidRDefault="003E42C0" w:rsidP="00290B4B">
      <w:pPr>
        <w:spacing w:after="0" w:line="240" w:lineRule="auto"/>
        <w:rPr>
          <w:ins w:id="183" w:author="Melanie Müller" w:date="2026-01-01T14:40:00Z" w16du:dateUtc="2026-01-01T13:40:00Z"/>
          <w:rFonts w:ascii="Cambria Math" w:hAnsi="Cambria Math" w:cs="Cambria Math"/>
          <w:color w:val="000000" w:themeColor="text1"/>
          <w:lang w:val="de-CH"/>
        </w:rPr>
      </w:pPr>
      <w:ins w:id="184" w:author="Melanie Müller" w:date="2026-01-01T14:40:00Z" w16du:dateUtc="2026-01-01T13:40:00Z">
        <w:r>
          <w:rPr>
            <w:color w:val="000000" w:themeColor="text1"/>
            <w:lang w:val="de-CH"/>
          </w:rPr>
          <w:t xml:space="preserve">4. Lineares Gleichungssystem bilden und nach von </w:t>
        </w:r>
        <w:r w:rsidRPr="004A4FC1">
          <w:rPr>
            <w:rFonts w:ascii="Cambria Math" w:hAnsi="Cambria Math" w:cs="Cambria Math"/>
            <w:color w:val="000000" w:themeColor="text1"/>
            <w:lang w:val="de-CH"/>
          </w:rPr>
          <w:t>𝜇</w:t>
        </w:r>
        <w:r w:rsidRPr="004A4FC1">
          <w:rPr>
            <w:color w:val="000000" w:themeColor="text1"/>
            <w:lang w:val="de-CH"/>
          </w:rPr>
          <w:t xml:space="preserve"> / </w:t>
        </w:r>
        <w:r w:rsidRPr="004A4FC1">
          <w:rPr>
            <w:rFonts w:ascii="Cambria Math" w:hAnsi="Cambria Math" w:cs="Cambria Math"/>
            <w:color w:val="000000" w:themeColor="text1"/>
            <w:lang w:val="de-CH"/>
          </w:rPr>
          <w:t>𝜎</w:t>
        </w:r>
        <w:r>
          <w:rPr>
            <w:rFonts w:ascii="Cambria Math" w:hAnsi="Cambria Math" w:cs="Cambria Math"/>
            <w:color w:val="000000" w:themeColor="text1"/>
            <w:lang w:val="de-CH"/>
          </w:rPr>
          <w:t xml:space="preserve"> auflösen</w:t>
        </w:r>
      </w:ins>
    </w:p>
    <w:p w14:paraId="7C0BFC04" w14:textId="77777777" w:rsidR="00155C0D" w:rsidRDefault="00155C0D" w:rsidP="00155C0D">
      <w:pPr>
        <w:spacing w:after="0" w:line="240" w:lineRule="auto"/>
        <w:rPr>
          <w:rFonts w:ascii="Cambria Math" w:hAnsi="Cambria Math" w:cs="Cambria Math"/>
          <w:color w:val="000000" w:themeColor="text1"/>
          <w:lang w:val="en-CH"/>
        </w:rPr>
      </w:pPr>
      <w:r w:rsidRPr="00155C0D">
        <w:rPr>
          <w:rFonts w:ascii="Cambria Math" w:hAnsi="Cambria Math" w:cs="Cambria Math"/>
          <w:color w:val="000000" w:themeColor="text1"/>
          <w:lang w:val="en-CH"/>
        </w:rPr>
        <w:t xml:space="preserve">60=μ+0.9542⋅σ </w:t>
      </w:r>
    </w:p>
    <w:p w14:paraId="58CB347A" w14:textId="56650209" w:rsidR="00155C0D" w:rsidRPr="00155C0D" w:rsidRDefault="00155C0D" w:rsidP="00155C0D">
      <w:pPr>
        <w:spacing w:after="0" w:line="240" w:lineRule="auto"/>
        <w:rPr>
          <w:rFonts w:ascii="Cambria Math" w:hAnsi="Cambria Math" w:cs="Cambria Math"/>
          <w:color w:val="000000" w:themeColor="text1"/>
          <w:lang w:val="en-CH"/>
        </w:rPr>
      </w:pPr>
      <w:r w:rsidRPr="00155C0D">
        <w:rPr>
          <w:rFonts w:ascii="Cambria Math" w:hAnsi="Cambria Math" w:cs="Cambria Math"/>
          <w:color w:val="000000" w:themeColor="text1"/>
          <w:lang w:val="en-CH"/>
        </w:rPr>
        <w:t>55=μ−0.3531⋅σ</w:t>
      </w:r>
    </w:p>
    <w:p w14:paraId="0985A7B6" w14:textId="77777777" w:rsidR="003E42C0" w:rsidRDefault="003E42C0" w:rsidP="00105564">
      <w:pPr>
        <w:spacing w:after="0" w:line="240" w:lineRule="auto"/>
        <w:rPr>
          <w:ins w:id="185" w:author="Melanie Müller" w:date="2026-01-01T14:40:00Z" w16du:dateUtc="2026-01-01T13:40:00Z"/>
          <w:rFonts w:ascii="Cambria Math" w:hAnsi="Cambria Math" w:cs="Cambria Math"/>
          <w:color w:val="000000" w:themeColor="text1"/>
          <w:lang w:val="de-CH"/>
        </w:rPr>
      </w:pPr>
    </w:p>
    <w:p w14:paraId="485A53E7" w14:textId="5990226D" w:rsidR="00C1735D" w:rsidRDefault="00C1735D" w:rsidP="00105564">
      <w:pPr>
        <w:spacing w:after="0" w:line="240" w:lineRule="auto"/>
        <w:rPr>
          <w:rFonts w:ascii="Cambria Math" w:hAnsi="Cambria Math" w:cs="Cambria Math"/>
          <w:color w:val="000000" w:themeColor="text1"/>
          <w:lang w:val="de-CH"/>
        </w:rPr>
      </w:pPr>
      <w:r>
        <w:rPr>
          <w:rFonts w:ascii="Cambria Math" w:hAnsi="Cambria Math" w:cs="Cambria Math"/>
          <w:color w:val="000000" w:themeColor="text1"/>
          <w:lang w:val="de-CH"/>
        </w:rPr>
        <w:t>Beispielaufgabe: 2024</w:t>
      </w:r>
    </w:p>
    <w:p w14:paraId="25908F35" w14:textId="64AE9686" w:rsidR="005652CF" w:rsidRDefault="005652CF" w:rsidP="00105564">
      <w:pPr>
        <w:spacing w:after="0" w:line="240" w:lineRule="auto"/>
        <w:rPr>
          <w:rFonts w:ascii="Cambria Math" w:hAnsi="Cambria Math" w:cs="Cambria Math"/>
          <w:color w:val="000000" w:themeColor="text1"/>
          <w:lang w:val="de-CH"/>
        </w:rPr>
      </w:pPr>
      <w:r w:rsidRPr="005652CF">
        <w:rPr>
          <w:rFonts w:ascii="Cambria Math" w:hAnsi="Cambria Math" w:cs="Cambria Math"/>
          <w:noProof/>
          <w:color w:val="000000" w:themeColor="text1"/>
          <w:lang w:val="de-CH"/>
        </w:rPr>
        <w:drawing>
          <wp:inline distT="0" distB="0" distL="0" distR="0" wp14:anchorId="18D18FF6" wp14:editId="1129AEB6">
            <wp:extent cx="5829725" cy="4026666"/>
            <wp:effectExtent l="0" t="0" r="0" b="0"/>
            <wp:docPr id="96983690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3690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32459" cy="402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DD89" w14:textId="3F9611D2" w:rsidR="00CE04A1" w:rsidRPr="004A4FC1" w:rsidRDefault="005652CF" w:rsidP="00290B4B">
      <w:pPr>
        <w:spacing w:after="0" w:line="240" w:lineRule="auto"/>
        <w:rPr>
          <w:color w:val="000000" w:themeColor="text1"/>
        </w:rPr>
      </w:pPr>
      <w:r w:rsidRPr="005652CF">
        <w:rPr>
          <w:rFonts w:ascii="Cambria Math" w:hAnsi="Cambria Math" w:cs="Cambria Math"/>
          <w:noProof/>
          <w:color w:val="000000" w:themeColor="text1"/>
          <w:lang w:val="de-CH"/>
        </w:rPr>
        <w:lastRenderedPageBreak/>
        <w:drawing>
          <wp:inline distT="0" distB="0" distL="0" distR="0" wp14:anchorId="64AC1E53" wp14:editId="3B49B0AE">
            <wp:extent cx="5499997" cy="1926523"/>
            <wp:effectExtent l="0" t="0" r="5715" b="0"/>
            <wp:docPr id="2002668175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68175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4586" cy="19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55E2" w14:textId="77777777" w:rsidR="00CE04A1" w:rsidRPr="004A4FC1" w:rsidRDefault="00CE04A1" w:rsidP="00290B4B">
      <w:pPr>
        <w:spacing w:after="0" w:line="240" w:lineRule="auto"/>
        <w:rPr>
          <w:color w:val="000000" w:themeColor="text1"/>
        </w:rPr>
      </w:pPr>
    </w:p>
    <w:p w14:paraId="1C3CC296" w14:textId="77777777" w:rsidR="00CE04A1" w:rsidRPr="004A4FC1" w:rsidRDefault="00CE04A1" w:rsidP="00290B4B">
      <w:pPr>
        <w:spacing w:before="0" w:after="0"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de-CH"/>
        </w:rPr>
      </w:pPr>
      <w:r w:rsidRPr="004A4FC1">
        <w:rPr>
          <w:color w:val="000000" w:themeColor="text1"/>
          <w:lang w:val="de-CH"/>
        </w:rPr>
        <w:br w:type="page"/>
      </w:r>
    </w:p>
    <w:p w14:paraId="6390BA8C" w14:textId="4ADDDF39" w:rsidR="00252304" w:rsidRPr="004A4FC1" w:rsidRDefault="00252304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86" w:name="_Toc217310934"/>
      <w:bookmarkStart w:id="187" w:name="_Toc218240061"/>
      <w:r w:rsidRPr="004A4FC1">
        <w:rPr>
          <w:color w:val="000000" w:themeColor="text1"/>
          <w:lang w:val="de-CH"/>
        </w:rPr>
        <w:lastRenderedPageBreak/>
        <w:t xml:space="preserve">Aufgabe </w:t>
      </w:r>
      <w:r w:rsidR="009F426B">
        <w:rPr>
          <w:color w:val="000000" w:themeColor="text1"/>
          <w:lang w:val="de-CH"/>
        </w:rPr>
        <w:t xml:space="preserve">7 oder </w:t>
      </w:r>
      <w:r w:rsidRPr="004A4FC1">
        <w:rPr>
          <w:color w:val="000000" w:themeColor="text1"/>
          <w:lang w:val="de-CH"/>
        </w:rPr>
        <w:t>8</w:t>
      </w:r>
      <w:r w:rsidR="00B65A1E">
        <w:rPr>
          <w:color w:val="000000" w:themeColor="text1"/>
          <w:lang w:val="de-CH"/>
        </w:rPr>
        <w:t xml:space="preserve"> (?)</w:t>
      </w:r>
      <w:r w:rsidRPr="004A4FC1">
        <w:rPr>
          <w:color w:val="000000" w:themeColor="text1"/>
          <w:lang w:val="de-CH"/>
        </w:rPr>
        <w:t>: Poisson-Verteilung für seltene Ereignisse</w:t>
      </w:r>
      <w:bookmarkEnd w:id="186"/>
      <w:bookmarkEnd w:id="187"/>
      <w:r w:rsidRPr="004A4FC1">
        <w:rPr>
          <w:color w:val="000000" w:themeColor="text1"/>
          <w:lang w:val="de-CH"/>
        </w:rPr>
        <w:t xml:space="preserve"> </w:t>
      </w:r>
    </w:p>
    <w:p w14:paraId="42516DE4" w14:textId="050B685B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STICHWORT SELTEN</w:t>
      </w:r>
      <w:r w:rsidR="000D7D28">
        <w:rPr>
          <w:color w:val="000000" w:themeColor="text1"/>
          <w:lang w:val="de-CH"/>
        </w:rPr>
        <w:br/>
        <w:t>kommt oftmals als Teilaufgabe vor</w:t>
      </w:r>
    </w:p>
    <w:p w14:paraId="48F1A649" w14:textId="5352CCD3" w:rsidR="00252304" w:rsidRPr="004A4FC1" w:rsidRDefault="00252304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Punkteverteilung</w:t>
      </w:r>
    </w:p>
    <w:p w14:paraId="79850BEB" w14:textId="77777777" w:rsidR="00252304" w:rsidRPr="004A4FC1" w:rsidRDefault="00252304" w:rsidP="00290B4B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Poisson-Verteilung: 1</w:t>
      </w:r>
    </w:p>
    <w:p w14:paraId="00272891" w14:textId="77777777" w:rsidR="00252304" w:rsidRPr="004A4FC1" w:rsidRDefault="00252304" w:rsidP="00290B4B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Bestimmung von </w:t>
      </w:r>
      <w:r w:rsidRPr="004A4FC1">
        <w:rPr>
          <w:rFonts w:ascii="Cambria Math" w:hAnsi="Cambria Math" w:cs="Cambria Math"/>
          <w:color w:val="000000" w:themeColor="text1"/>
          <w:lang w:val="de-CH"/>
        </w:rPr>
        <w:t>𝜆: 1</w:t>
      </w:r>
    </w:p>
    <w:p w14:paraId="794BEF41" w14:textId="77777777" w:rsidR="00252304" w:rsidRPr="004A4FC1" w:rsidRDefault="00252304" w:rsidP="00290B4B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rFonts w:ascii="Cambria Math" w:hAnsi="Cambria Math" w:cs="Cambria Math"/>
          <w:color w:val="000000" w:themeColor="text1"/>
          <w:lang w:val="de-CH"/>
        </w:rPr>
        <w:t>Poisson-Terme: 1</w:t>
      </w:r>
      <w:r w:rsidRPr="004A4FC1">
        <w:rPr>
          <w:color w:val="000000" w:themeColor="text1"/>
          <w:lang w:val="de-CH"/>
        </w:rPr>
        <w:t xml:space="preserve"> </w:t>
      </w:r>
    </w:p>
    <w:p w14:paraId="712693BD" w14:textId="77777777" w:rsidR="00252304" w:rsidRPr="004A4FC1" w:rsidRDefault="00252304" w:rsidP="00290B4B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Summenformel: 1</w:t>
      </w:r>
    </w:p>
    <w:p w14:paraId="6FFE9CF0" w14:textId="77777777" w:rsidR="00252304" w:rsidRPr="004A4FC1" w:rsidRDefault="00252304" w:rsidP="00290B4B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Komplement: 1</w:t>
      </w:r>
    </w:p>
    <w:p w14:paraId="1882427C" w14:textId="77777777" w:rsidR="00346892" w:rsidRDefault="00252304" w:rsidP="00346892">
      <w:pPr>
        <w:pStyle w:val="ListParagraph"/>
        <w:numPr>
          <w:ilvl w:val="0"/>
          <w:numId w:val="18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Zahlenwert für die Wahrscheinlichkeit: 1</w:t>
      </w:r>
    </w:p>
    <w:p w14:paraId="39F41578" w14:textId="77777777" w:rsidR="00346892" w:rsidRDefault="00346892" w:rsidP="00346892">
      <w:pPr>
        <w:spacing w:after="0" w:line="240" w:lineRule="auto"/>
        <w:rPr>
          <w:color w:val="000000" w:themeColor="text1"/>
          <w:lang w:val="de-CH"/>
        </w:rPr>
      </w:pPr>
    </w:p>
    <w:p w14:paraId="613FF4C8" w14:textId="064124D6" w:rsidR="00252304" w:rsidRDefault="00252304" w:rsidP="00346892">
      <w:pPr>
        <w:shd w:val="clear" w:color="auto" w:fill="A5C9EB" w:themeFill="text2" w:themeFillTint="40"/>
        <w:spacing w:after="0" w:line="240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de-CH"/>
        </w:rPr>
      </w:pPr>
      <w:r w:rsidRPr="00346892"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val="de-CH"/>
        </w:rPr>
        <w:t>Vorgehen</w:t>
      </w:r>
    </w:p>
    <w:p w14:paraId="5E4FF50F" w14:textId="7BD1B115" w:rsidR="00346892" w:rsidRPr="00346892" w:rsidRDefault="00346892" w:rsidP="00346892">
      <w:pPr>
        <w:spacing w:after="0" w:line="240" w:lineRule="auto"/>
        <w:rPr>
          <w:ins w:id="188" w:author="Melanie Müller" w:date="2025-12-31T15:55:00Z" w16du:dateUtc="2025-12-31T14:55:00Z"/>
          <w:rFonts w:asciiTheme="majorHAnsi" w:eastAsiaTheme="majorEastAsia" w:hAnsiTheme="majorHAnsi" w:cstheme="majorBidi"/>
          <w:color w:val="000000" w:themeColor="text1"/>
          <w:sz w:val="32"/>
          <w:szCs w:val="32"/>
          <w:lang w:val="de-CH"/>
        </w:rPr>
      </w:pPr>
      <w:r w:rsidRPr="004A4FC1">
        <w:rPr>
          <w:noProof/>
          <w:lang w:val="de-CH"/>
        </w:rPr>
        <w:drawing>
          <wp:inline distT="0" distB="0" distL="0" distR="0" wp14:anchorId="3683706F" wp14:editId="5B01FF6B">
            <wp:extent cx="6645910" cy="2471420"/>
            <wp:effectExtent l="0" t="0" r="2540" b="5080"/>
            <wp:docPr id="629275848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5848" name="Picture 1" descr="A close-up of a documen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1D7B" w14:textId="0587F126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br w:type="page"/>
      </w:r>
    </w:p>
    <w:p w14:paraId="34F9EF7A" w14:textId="68F66372" w:rsidR="00252304" w:rsidRPr="004A4FC1" w:rsidRDefault="00252304" w:rsidP="00290B4B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lastRenderedPageBreak/>
        <w:t>Aufgabentypen</w:t>
      </w:r>
      <w:r w:rsidR="00AB017F">
        <w:rPr>
          <w:color w:val="000000" w:themeColor="text1"/>
          <w:lang w:val="de-CH"/>
        </w:rPr>
        <w:t xml:space="preserve"> &amp; Theorie </w:t>
      </w:r>
    </w:p>
    <w:p w14:paraId="7364DA8F" w14:textId="29119709" w:rsidR="00252304" w:rsidRPr="004A4FC1" w:rsidRDefault="00346892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22DBFFB9" wp14:editId="7D40DEF0">
            <wp:extent cx="6645910" cy="9242425"/>
            <wp:effectExtent l="0" t="0" r="2540" b="0"/>
            <wp:docPr id="1977086890" name="Picture 1" descr="A math problem solving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6890" name="Picture 1" descr="A math problem solving pap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B744" w14:textId="68B68126" w:rsidR="00E57213" w:rsidRDefault="00346892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3C859035" wp14:editId="16647DB6">
            <wp:extent cx="6645910" cy="6629400"/>
            <wp:effectExtent l="0" t="0" r="2540" b="0"/>
            <wp:docPr id="1324994183" name="Picture 1" descr="A math problems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94183" name="Picture 1" descr="A math problems with numbers and equations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DDAB" w14:textId="77777777" w:rsidR="00E57213" w:rsidRDefault="00E57213" w:rsidP="00290B4B">
      <w:pPr>
        <w:spacing w:after="0" w:line="240" w:lineRule="auto"/>
        <w:rPr>
          <w:color w:val="000000" w:themeColor="text1"/>
          <w:lang w:val="de-CH"/>
        </w:rPr>
      </w:pPr>
    </w:p>
    <w:p w14:paraId="3AD4C9B6" w14:textId="77777777" w:rsidR="00E57213" w:rsidRDefault="00E57213" w:rsidP="00AB017F">
      <w:pPr>
        <w:spacing w:before="0" w:after="0"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de-CH"/>
        </w:rPr>
      </w:pPr>
      <w:r>
        <w:rPr>
          <w:color w:val="000000" w:themeColor="text1"/>
          <w:lang w:val="de-CH"/>
        </w:rPr>
        <w:br w:type="page"/>
      </w:r>
    </w:p>
    <w:p w14:paraId="34676568" w14:textId="546CC5D6" w:rsidR="00E57213" w:rsidRPr="004A4FC1" w:rsidRDefault="00E57213" w:rsidP="00E57213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89" w:name="_Toc218240062"/>
      <w:r w:rsidRPr="004A4FC1">
        <w:rPr>
          <w:color w:val="000000" w:themeColor="text1"/>
          <w:lang w:val="de-CH"/>
        </w:rPr>
        <w:lastRenderedPageBreak/>
        <w:t>Aufgabe 7</w:t>
      </w:r>
      <w:r>
        <w:rPr>
          <w:color w:val="000000" w:themeColor="text1"/>
          <w:lang w:val="de-CH"/>
        </w:rPr>
        <w:t xml:space="preserve"> </w:t>
      </w:r>
      <w:r w:rsidR="004B766D">
        <w:rPr>
          <w:color w:val="000000" w:themeColor="text1"/>
          <w:lang w:val="de-CH"/>
        </w:rPr>
        <w:t>oder 8</w:t>
      </w:r>
      <w:r w:rsidRPr="004A4FC1">
        <w:rPr>
          <w:color w:val="000000" w:themeColor="text1"/>
          <w:lang w:val="de-CH"/>
        </w:rPr>
        <w:t>:  Wahrscheinlichkeit, Satz von Bayes, Satz der Totalen Wahrscheinlichkeit</w:t>
      </w:r>
      <w:bookmarkEnd w:id="189"/>
      <w:r w:rsidRPr="004A4FC1">
        <w:rPr>
          <w:color w:val="000000" w:themeColor="text1"/>
          <w:lang w:val="de-CH"/>
        </w:rPr>
        <w:t xml:space="preserve"> </w:t>
      </w:r>
    </w:p>
    <w:p w14:paraId="7DAA0737" w14:textId="77777777" w:rsidR="00E57213" w:rsidRPr="004A4FC1" w:rsidRDefault="00E57213" w:rsidP="00E57213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Typische Fragestellung für diese Aufgabe ist oftmals:</w:t>
      </w:r>
    </w:p>
    <w:p w14:paraId="7EE3D146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Mit welcher Wahrscheinlichkeit passiert x?</w:t>
      </w:r>
    </w:p>
    <w:p w14:paraId="04E053DC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Wie gross ist die Wahrscheinlichkeit, dass …?</w:t>
      </w:r>
    </w:p>
    <w:p w14:paraId="2CFDC1EA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Wie wahrscheinlich ist es, dass..?</w:t>
      </w:r>
    </w:p>
    <w:p w14:paraId="1E05012E" w14:textId="77777777" w:rsidR="00E57213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Wie häufig passiert …?</w:t>
      </w:r>
    </w:p>
    <w:p w14:paraId="5A038AF4" w14:textId="74B6AA02" w:rsidR="000248E8" w:rsidRPr="000248E8" w:rsidRDefault="000248E8" w:rsidP="000248E8">
      <w:p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 xml:space="preserve">Meistens gibt es bei der Satz von Bayes-Aufgabe  mehr </w:t>
      </w:r>
      <w:r w:rsidR="00AC28A0">
        <w:rPr>
          <w:color w:val="000000" w:themeColor="text1"/>
          <w:lang w:val="de-CH"/>
        </w:rPr>
        <w:t xml:space="preserve">als 2 </w:t>
      </w:r>
      <w:r>
        <w:rPr>
          <w:color w:val="000000" w:themeColor="text1"/>
          <w:lang w:val="de-CH"/>
        </w:rPr>
        <w:t>Prozentzahlen</w:t>
      </w:r>
      <w:r w:rsidR="00AC28A0">
        <w:rPr>
          <w:color w:val="000000" w:themeColor="text1"/>
          <w:lang w:val="de-CH"/>
        </w:rPr>
        <w:t>. Es handelt sich oftmals um ein Testergebnis oder um eine Statistik</w:t>
      </w:r>
    </w:p>
    <w:p w14:paraId="410B0D04" w14:textId="77777777" w:rsidR="00E57213" w:rsidRPr="004A4FC1" w:rsidRDefault="00E57213" w:rsidP="00E57213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Punkteverteilung</w:t>
      </w:r>
    </w:p>
    <w:p w14:paraId="5FFF1AFB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Ereignisse bestimmen: 1</w:t>
      </w:r>
    </w:p>
    <w:p w14:paraId="58BB08CB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Wahrscheinlichkeiten: 1</w:t>
      </w:r>
    </w:p>
    <w:p w14:paraId="1A4D2605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Satz der totalen Wahrscheinlichkeit: 1</w:t>
      </w:r>
    </w:p>
    <w:p w14:paraId="1CB8523A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Wahrscheinlichkeit P(</w:t>
      </w:r>
      <w:r>
        <w:rPr>
          <w:color w:val="000000" w:themeColor="text1"/>
          <w:lang w:val="de-CH"/>
        </w:rPr>
        <w:t>B</w:t>
      </w:r>
      <w:r w:rsidRPr="004A4FC1">
        <w:rPr>
          <w:color w:val="000000" w:themeColor="text1"/>
          <w:lang w:val="de-CH"/>
        </w:rPr>
        <w:t>): 1</w:t>
      </w:r>
    </w:p>
    <w:p w14:paraId="66374EB0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Satz von Bayes: 1</w:t>
      </w:r>
    </w:p>
    <w:p w14:paraId="72D2AB0C" w14:textId="77777777" w:rsidR="00E57213" w:rsidRPr="004A4FC1" w:rsidRDefault="00E57213" w:rsidP="00E57213">
      <w:pPr>
        <w:pStyle w:val="ListParagraph"/>
        <w:numPr>
          <w:ilvl w:val="0"/>
          <w:numId w:val="12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Wahrscheinlichkeit P(A|</w:t>
      </w:r>
      <w:r>
        <w:rPr>
          <w:color w:val="000000" w:themeColor="text1"/>
          <w:lang w:val="de-CH"/>
        </w:rPr>
        <w:t>B</w:t>
      </w:r>
      <w:r w:rsidRPr="004A4FC1">
        <w:rPr>
          <w:color w:val="000000" w:themeColor="text1"/>
          <w:lang w:val="de-CH"/>
        </w:rPr>
        <w:t xml:space="preserve">): 1 </w:t>
      </w:r>
    </w:p>
    <w:p w14:paraId="16F8E7E5" w14:textId="77777777" w:rsidR="00E57213" w:rsidRPr="004A4FC1" w:rsidRDefault="00E57213" w:rsidP="00E57213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Vorgehen</w:t>
      </w:r>
    </w:p>
    <w:p w14:paraId="65E4EB78" w14:textId="319B6466" w:rsidR="00E57213" w:rsidRPr="00F05AEB" w:rsidRDefault="00E57213" w:rsidP="00F05AEB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 durchlesen und Ereignisse ableiten.</w:t>
      </w:r>
      <w:r w:rsidR="0077047A">
        <w:rPr>
          <w:color w:val="000000" w:themeColor="text1"/>
          <w:lang w:val="de-CH"/>
        </w:rPr>
        <w:br/>
        <w:t xml:space="preserve">Es ist zu beachten, dass allfällige Gegenteile mit der Negation </w:t>
      </w:r>
      <w:r w:rsidR="00E140D2">
        <w:rPr>
          <w:color w:val="000000" w:themeColor="text1"/>
          <w:lang w:val="de-CH"/>
        </w:rPr>
        <w:t xml:space="preserve">formuliert werden können: </w:t>
      </w:r>
      <w:r w:rsidR="0013066E">
        <w:rPr>
          <w:color w:val="000000" w:themeColor="text1"/>
          <w:lang w:val="de-CH"/>
        </w:rPr>
        <w:br/>
        <w:t>Beispiel:</w:t>
      </w:r>
      <w:r w:rsidR="0013066E">
        <w:rPr>
          <w:color w:val="000000" w:themeColor="text1"/>
          <w:lang w:val="de-CH"/>
        </w:rPr>
        <w:br/>
        <w:t xml:space="preserve"> </w:t>
      </w:r>
      <w:r w:rsidR="0013066E" w:rsidRPr="0013066E">
        <w:rPr>
          <w:noProof/>
          <w:color w:val="000000" w:themeColor="text1"/>
          <w:lang w:val="de-CH"/>
        </w:rPr>
        <w:drawing>
          <wp:inline distT="0" distB="0" distL="0" distR="0" wp14:anchorId="2B2442BD" wp14:editId="3117CA6F">
            <wp:extent cx="1838998" cy="1011051"/>
            <wp:effectExtent l="0" t="0" r="8890" b="0"/>
            <wp:docPr id="96239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96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51956" cy="10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D67E" w14:textId="73E8F985" w:rsidR="004D454F" w:rsidRPr="004D454F" w:rsidRDefault="004734B6" w:rsidP="004D454F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Ereignisse zuordnen</w:t>
      </w:r>
      <w:r w:rsidR="0056351B">
        <w:rPr>
          <w:color w:val="000000" w:themeColor="text1"/>
          <w:lang w:val="de-CH"/>
        </w:rPr>
        <w:t xml:space="preserve"> und Wahrscheinlichkeiten auslesen</w:t>
      </w:r>
      <w:r w:rsidR="004D454F">
        <w:rPr>
          <w:color w:val="000000" w:themeColor="text1"/>
          <w:lang w:val="de-CH"/>
        </w:rPr>
        <w:t>: in welcher Kombination passiert was</w:t>
      </w:r>
      <w:r w:rsidR="0056351B">
        <w:rPr>
          <w:color w:val="000000" w:themeColor="text1"/>
          <w:lang w:val="de-CH"/>
        </w:rPr>
        <w:br/>
        <w:t xml:space="preserve">Beispiel: </w:t>
      </w:r>
      <w:r w:rsidR="0056351B">
        <w:rPr>
          <w:color w:val="000000" w:themeColor="text1"/>
          <w:lang w:val="de-CH"/>
        </w:rPr>
        <w:br/>
      </w:r>
      <w:r w:rsidR="0056351B" w:rsidRPr="0056351B">
        <w:rPr>
          <w:noProof/>
          <w:color w:val="000000" w:themeColor="text1"/>
          <w:lang w:val="de-CH"/>
        </w:rPr>
        <w:drawing>
          <wp:inline distT="0" distB="0" distL="0" distR="0" wp14:anchorId="7F4E17E9" wp14:editId="2B30213E">
            <wp:extent cx="3892149" cy="723448"/>
            <wp:effectExtent l="0" t="0" r="0" b="635"/>
            <wp:docPr id="944532943" name="Picture 1" descr="A math equation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2943" name="Picture 1" descr="A math equations with black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17641" cy="72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51B">
        <w:rPr>
          <w:color w:val="000000" w:themeColor="text1"/>
          <w:lang w:val="de-CH"/>
        </w:rPr>
        <w:br/>
        <w:t>Anmerkung: 1 steht für die Gesamtheit der Ereignisse</w:t>
      </w:r>
      <w:r w:rsidR="00BC2C4A">
        <w:rPr>
          <w:color w:val="000000" w:themeColor="text1"/>
          <w:lang w:val="de-CH"/>
        </w:rPr>
        <w:t xml:space="preserve">. </w:t>
      </w:r>
    </w:p>
    <w:p w14:paraId="0422F697" w14:textId="65A20535" w:rsidR="00E57213" w:rsidRPr="004A4FC1" w:rsidRDefault="00E57213" w:rsidP="00E57213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 xml:space="preserve">Regeln für Satz von Bayes und/oder totale Wahrscheinlichkeit anwenden. </w:t>
      </w:r>
      <w:r w:rsidR="001B39ED">
        <w:rPr>
          <w:color w:val="000000" w:themeColor="text1"/>
          <w:lang w:val="de-CH"/>
        </w:rPr>
        <w:br/>
      </w:r>
      <w:r w:rsidR="00517383">
        <w:rPr>
          <w:color w:val="000000" w:themeColor="text1"/>
          <w:lang w:val="de-CH"/>
        </w:rPr>
        <w:t>- Den Term mithilfe der Ereignissen formulieren</w:t>
      </w:r>
      <w:r w:rsidR="00517383">
        <w:rPr>
          <w:color w:val="000000" w:themeColor="text1"/>
          <w:lang w:val="de-CH"/>
        </w:rPr>
        <w:br/>
        <w:t>- Zahlen einsetzen</w:t>
      </w:r>
      <w:r w:rsidR="00517383">
        <w:rPr>
          <w:color w:val="000000" w:themeColor="text1"/>
          <w:lang w:val="de-CH"/>
        </w:rPr>
        <w:br/>
        <w:t>- Ausrechnen</w:t>
      </w:r>
      <w:r w:rsidR="00AC28A0">
        <w:rPr>
          <w:color w:val="000000" w:themeColor="text1"/>
          <w:lang w:val="de-CH"/>
        </w:rPr>
        <w:br/>
        <w:t>Beispiel:</w:t>
      </w:r>
      <w:r w:rsidR="00AC28A0">
        <w:rPr>
          <w:color w:val="000000" w:themeColor="text1"/>
          <w:lang w:val="de-CH"/>
        </w:rPr>
        <w:br/>
        <w:t xml:space="preserve"> </w:t>
      </w:r>
      <w:r w:rsidR="00AC28A0" w:rsidRPr="00AC28A0">
        <w:rPr>
          <w:noProof/>
          <w:color w:val="000000" w:themeColor="text1"/>
          <w:lang w:val="de-CH"/>
        </w:rPr>
        <w:drawing>
          <wp:inline distT="0" distB="0" distL="0" distR="0" wp14:anchorId="60405140" wp14:editId="291C1E13">
            <wp:extent cx="2835493" cy="958590"/>
            <wp:effectExtent l="0" t="0" r="3175" b="0"/>
            <wp:docPr id="1916298331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98331" name="Picture 1" descr="A group of black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43104" cy="9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C78D" w14:textId="0A0A86D7" w:rsidR="00E57213" w:rsidRPr="004A4FC1" w:rsidRDefault="006934B7" w:rsidP="00AB017F">
      <w:pPr>
        <w:pStyle w:val="ListParagraph"/>
        <w:numPr>
          <w:ilvl w:val="0"/>
          <w:numId w:val="13"/>
        </w:numPr>
        <w:spacing w:after="0" w:line="240" w:lineRule="auto"/>
        <w:rPr>
          <w:color w:val="000000" w:themeColor="text1"/>
          <w:lang w:val="de-CH"/>
        </w:rPr>
      </w:pPr>
      <w:r>
        <w:rPr>
          <w:color w:val="000000" w:themeColor="text1"/>
          <w:lang w:val="de-CH"/>
        </w:rPr>
        <w:t>ein bereits vorhandenes Ereignis gemäss einer bedingten Wahrscheinlichkeit umformen und ausrechnen</w:t>
      </w:r>
      <w:r>
        <w:rPr>
          <w:color w:val="000000" w:themeColor="text1"/>
          <w:lang w:val="de-CH"/>
        </w:rPr>
        <w:br/>
        <w:t xml:space="preserve">Beispiel: </w:t>
      </w:r>
      <w:r w:rsidR="00AB017F">
        <w:rPr>
          <w:color w:val="000000" w:themeColor="text1"/>
          <w:lang w:val="de-CH"/>
        </w:rPr>
        <w:br/>
      </w:r>
      <w:r w:rsidR="00AB017F" w:rsidRPr="00AB017F">
        <w:rPr>
          <w:noProof/>
          <w:color w:val="000000" w:themeColor="text1"/>
          <w:lang w:val="de-CH"/>
        </w:rPr>
        <w:drawing>
          <wp:inline distT="0" distB="0" distL="0" distR="0" wp14:anchorId="50E38E0B" wp14:editId="7B5BAADE">
            <wp:extent cx="2879170" cy="973837"/>
            <wp:effectExtent l="0" t="0" r="0" b="0"/>
            <wp:docPr id="199037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51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6685" cy="97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6256" w14:textId="2769F1F5" w:rsidR="00AA32AD" w:rsidRPr="004A4FC1" w:rsidRDefault="00AA32AD" w:rsidP="00AB017F">
      <w:pPr>
        <w:pStyle w:val="Heading2"/>
        <w:shd w:val="clear" w:color="auto" w:fill="A5C9EB" w:themeFill="text2" w:themeFillTint="40"/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Aufgabentypen</w:t>
      </w:r>
      <w:r w:rsidR="00AB017F">
        <w:rPr>
          <w:color w:val="000000" w:themeColor="text1"/>
          <w:lang w:val="de-CH"/>
        </w:rPr>
        <w:t xml:space="preserve"> &amp; Theorie</w:t>
      </w:r>
    </w:p>
    <w:p w14:paraId="27B46B04" w14:textId="541A8EEB" w:rsidR="00AA32AD" w:rsidRPr="004A4FC1" w:rsidRDefault="00AA32AD" w:rsidP="00AB017F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Meistens handelt es sich um ein Testergebnis</w:t>
      </w:r>
      <w:r>
        <w:rPr>
          <w:color w:val="000000" w:themeColor="text1"/>
          <w:lang w:val="de-CH"/>
        </w:rPr>
        <w:t>/Statistik</w:t>
      </w:r>
      <w:r w:rsidRPr="004A4FC1">
        <w:rPr>
          <w:color w:val="000000" w:themeColor="text1"/>
          <w:lang w:val="de-CH"/>
        </w:rPr>
        <w:t xml:space="preserve"> und anschliessend buntes Umformen</w:t>
      </w:r>
      <w:r w:rsidR="00AC28A0">
        <w:rPr>
          <w:color w:val="000000" w:themeColor="text1"/>
          <w:lang w:val="de-CH"/>
        </w:rPr>
        <w:t xml:space="preserve">. Der Ablauf ist bei den meisten Aufgaben derselbe. </w:t>
      </w:r>
      <w:r w:rsidR="00722457">
        <w:rPr>
          <w:color w:val="000000" w:themeColor="text1"/>
          <w:lang w:val="de-CH"/>
        </w:rPr>
        <w:br/>
        <w:t>Bei der Teilaufgabe a) muss man meisten den beschriebenen Ablauf befolgen und bei Teilaufgabe b) wird oftmals ein bereits vorhandenes Ereignis</w:t>
      </w:r>
      <w:r w:rsidR="00CE09ED">
        <w:rPr>
          <w:color w:val="000000" w:themeColor="text1"/>
          <w:lang w:val="de-CH"/>
        </w:rPr>
        <w:t xml:space="preserve"> gemäss einer bedingten Wahrscheinlichkeit umformen und ausrechnen. </w:t>
      </w:r>
    </w:p>
    <w:p w14:paraId="0E8A7329" w14:textId="77777777" w:rsidR="00AA32AD" w:rsidRPr="004A4FC1" w:rsidRDefault="00AA32AD" w:rsidP="00AB017F">
      <w:pPr>
        <w:spacing w:after="0" w:line="240" w:lineRule="auto"/>
        <w:rPr>
          <w:color w:val="000000" w:themeColor="text1"/>
          <w:lang w:val="de-CH"/>
        </w:rPr>
      </w:pPr>
    </w:p>
    <w:p w14:paraId="7D36574B" w14:textId="77777777" w:rsidR="00E57213" w:rsidRPr="004A4FC1" w:rsidRDefault="00E57213" w:rsidP="00E57213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4155B2A3" wp14:editId="0FB2DF60">
            <wp:extent cx="6645910" cy="2308860"/>
            <wp:effectExtent l="0" t="0" r="2540" b="0"/>
            <wp:docPr id="126306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594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C7BE" w14:textId="77777777" w:rsidR="00E57213" w:rsidRPr="004A4FC1" w:rsidRDefault="00E57213" w:rsidP="00E57213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5C301647" wp14:editId="3BD388AC">
            <wp:extent cx="6645910" cy="1941195"/>
            <wp:effectExtent l="0" t="0" r="2540" b="1905"/>
            <wp:docPr id="1298169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9057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824A" w14:textId="77777777" w:rsidR="00E57213" w:rsidRPr="004A4FC1" w:rsidRDefault="00E57213" w:rsidP="00E57213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3D2EF105" wp14:editId="4CE1320B">
            <wp:extent cx="6645910" cy="1531620"/>
            <wp:effectExtent l="0" t="0" r="2540" b="0"/>
            <wp:docPr id="2544190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1905" name="Picture 1" descr="A white background with black tex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288D" w14:textId="77777777" w:rsidR="00E57213" w:rsidRPr="004A4FC1" w:rsidRDefault="00E57213" w:rsidP="00E57213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7649B90B" wp14:editId="054CCE2A">
            <wp:extent cx="6645910" cy="3231515"/>
            <wp:effectExtent l="0" t="0" r="2540" b="6985"/>
            <wp:docPr id="1043276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76969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70A0" w14:textId="77777777" w:rsidR="00E57213" w:rsidRPr="004A4FC1" w:rsidRDefault="00E57213" w:rsidP="00E57213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6E8DDBC6" wp14:editId="533535D0">
            <wp:extent cx="6645910" cy="4459605"/>
            <wp:effectExtent l="0" t="0" r="2540" b="0"/>
            <wp:docPr id="39780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313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2ECF" w14:textId="646565D6" w:rsidR="00E57213" w:rsidRPr="004A4FC1" w:rsidRDefault="00E57213" w:rsidP="00E57213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3B5E4235" wp14:editId="2A1EB655">
            <wp:extent cx="6645910" cy="1315720"/>
            <wp:effectExtent l="0" t="0" r="2540" b="0"/>
            <wp:docPr id="1599507628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7628" name="Picture 1" descr="A close-up of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F5A8" w14:textId="77777777" w:rsidR="00E57213" w:rsidRPr="004A4FC1" w:rsidRDefault="00E57213" w:rsidP="00290B4B">
      <w:pPr>
        <w:spacing w:after="0" w:line="240" w:lineRule="auto"/>
        <w:rPr>
          <w:color w:val="000000" w:themeColor="text1"/>
          <w:lang w:val="de-CH"/>
        </w:rPr>
      </w:pPr>
    </w:p>
    <w:p w14:paraId="7F218579" w14:textId="77777777" w:rsidR="00252304" w:rsidRPr="004A4FC1" w:rsidRDefault="00252304" w:rsidP="00290B4B">
      <w:pPr>
        <w:spacing w:after="0" w:line="240" w:lineRule="auto"/>
        <w:rPr>
          <w:color w:val="000000" w:themeColor="text1"/>
          <w:lang w:val="de-CH"/>
        </w:rPr>
      </w:pPr>
    </w:p>
    <w:p w14:paraId="440A77F4" w14:textId="77777777" w:rsidR="00252304" w:rsidRPr="004A4FC1" w:rsidRDefault="00252304" w:rsidP="00290B4B">
      <w:pPr>
        <w:spacing w:after="0" w:line="240" w:lineRule="auto"/>
        <w:rPr>
          <w:caps/>
          <w:color w:val="000000" w:themeColor="text1"/>
          <w:spacing w:val="15"/>
          <w:sz w:val="22"/>
          <w:szCs w:val="22"/>
          <w:lang w:val="de-CH"/>
        </w:rPr>
      </w:pPr>
      <w:r w:rsidRPr="004A4FC1">
        <w:rPr>
          <w:color w:val="000000" w:themeColor="text1"/>
          <w:lang w:val="de-CH"/>
        </w:rPr>
        <w:br w:type="page"/>
      </w:r>
    </w:p>
    <w:p w14:paraId="5F816F29" w14:textId="77777777" w:rsidR="00CE04A1" w:rsidRPr="004A4FC1" w:rsidRDefault="00CE04A1" w:rsidP="00290B4B">
      <w:pPr>
        <w:pStyle w:val="Heading1"/>
        <w:shd w:val="clear" w:color="auto" w:fill="DAE9F7" w:themeFill="text2" w:themeFillTint="1A"/>
        <w:spacing w:after="0" w:line="240" w:lineRule="auto"/>
        <w:rPr>
          <w:color w:val="000000" w:themeColor="text1"/>
          <w:lang w:val="de-CH"/>
        </w:rPr>
      </w:pPr>
      <w:bookmarkStart w:id="190" w:name="_Toc217229546"/>
      <w:bookmarkStart w:id="191" w:name="_Toc217297793"/>
      <w:bookmarkStart w:id="192" w:name="_Toc217310935"/>
      <w:bookmarkStart w:id="193" w:name="_Toc218240063"/>
      <w:r w:rsidRPr="004A4FC1">
        <w:rPr>
          <w:color w:val="000000" w:themeColor="text1"/>
          <w:lang w:val="de-CH"/>
        </w:rPr>
        <w:lastRenderedPageBreak/>
        <w:t>Zusatzmaterial</w:t>
      </w:r>
      <w:bookmarkEnd w:id="190"/>
      <w:bookmarkEnd w:id="191"/>
      <w:bookmarkEnd w:id="192"/>
      <w:bookmarkEnd w:id="193"/>
    </w:p>
    <w:p w14:paraId="03926093" w14:textId="77777777" w:rsidR="00CE04A1" w:rsidRPr="004A4FC1" w:rsidRDefault="00CE04A1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color w:val="000000" w:themeColor="text1"/>
          <w:lang w:val="de-CH"/>
        </w:rPr>
        <w:t>Verteilungstabellen</w:t>
      </w:r>
    </w:p>
    <w:p w14:paraId="218F915D" w14:textId="77777777" w:rsidR="00CE04A1" w:rsidRPr="004A4FC1" w:rsidRDefault="00CE04A1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drawing>
          <wp:inline distT="0" distB="0" distL="0" distR="0" wp14:anchorId="2B88D7D5" wp14:editId="3BCCDAF9">
            <wp:extent cx="6228608" cy="8474109"/>
            <wp:effectExtent l="0" t="0" r="1270" b="3175"/>
            <wp:docPr id="2055909703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9703" name="Picture 1" descr="A table of numbers with a white background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41418" cy="84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6BD6" w14:textId="77777777" w:rsidR="00CE04A1" w:rsidRPr="004A4FC1" w:rsidRDefault="00CE04A1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3CF95F12" wp14:editId="45C0FC7F">
            <wp:extent cx="6733309" cy="6600523"/>
            <wp:effectExtent l="0" t="0" r="0" b="0"/>
            <wp:docPr id="1715071575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1575" name="Picture 1" descr="A table of numbers with a white background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41629" cy="66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BC6B" w14:textId="77777777" w:rsidR="00CE04A1" w:rsidRDefault="00CE04A1" w:rsidP="00290B4B">
      <w:pPr>
        <w:spacing w:after="0" w:line="240" w:lineRule="auto"/>
        <w:rPr>
          <w:ins w:id="194" w:author="Melanie Müller" w:date="2025-12-31T16:08:00Z" w16du:dateUtc="2025-12-31T15:08:00Z"/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17A36E81" wp14:editId="73D30096">
            <wp:extent cx="6620494" cy="5154978"/>
            <wp:effectExtent l="0" t="0" r="9525" b="7620"/>
            <wp:docPr id="290405169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5169" name="Picture 1" descr="A table of numbers with a white background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22714" cy="51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5C9C" w14:textId="12685C05" w:rsidR="0061115D" w:rsidRDefault="0061115D" w:rsidP="00290B4B">
      <w:pPr>
        <w:spacing w:after="0" w:line="240" w:lineRule="auto"/>
        <w:rPr>
          <w:ins w:id="195" w:author="Melanie Müller" w:date="2025-12-31T16:08:00Z" w16du:dateUtc="2025-12-31T15:08:00Z"/>
          <w:color w:val="000000" w:themeColor="text1"/>
          <w:lang w:val="de-CH"/>
        </w:rPr>
      </w:pPr>
      <w:ins w:id="196" w:author="Melanie Müller" w:date="2025-12-31T16:08:00Z" w16du:dateUtc="2025-12-31T15:08:00Z">
        <w:r w:rsidRPr="0061115D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489EF1E0" wp14:editId="15ED2F19">
              <wp:extent cx="6645910" cy="8449310"/>
              <wp:effectExtent l="0" t="0" r="2540" b="8890"/>
              <wp:docPr id="443857272" name="Picture 1" descr="A white sheet of paper with black line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43857272" name="Picture 1" descr="A white sheet of paper with black lines&#10;&#10;AI-generated content may be incorrect."/>
                      <pic:cNvPicPr/>
                    </pic:nvPicPr>
                    <pic:blipFill>
                      <a:blip r:embed="rId6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8449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CC6FCC0" w14:textId="38CBC520" w:rsidR="00EE300C" w:rsidRPr="004A4FC1" w:rsidRDefault="00EE300C" w:rsidP="00290B4B">
      <w:pPr>
        <w:spacing w:after="0" w:line="240" w:lineRule="auto"/>
        <w:rPr>
          <w:color w:val="000000" w:themeColor="text1"/>
          <w:lang w:val="de-CH"/>
        </w:rPr>
      </w:pPr>
      <w:ins w:id="197" w:author="Melanie Müller" w:date="2025-12-31T16:08:00Z" w16du:dateUtc="2025-12-31T15:08:00Z">
        <w:r w:rsidRPr="00EE300C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7C563FAD" wp14:editId="6A289C1B">
              <wp:extent cx="6645910" cy="8665845"/>
              <wp:effectExtent l="0" t="0" r="2540" b="1905"/>
              <wp:docPr id="592197564" name="Picture 1" descr="A table of numbers with a white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2197564" name="Picture 1" descr="A table of numbers with a white background&#10;&#10;AI-generated content may be incorrect."/>
                      <pic:cNvPicPr/>
                    </pic:nvPicPr>
                    <pic:blipFill>
                      <a:blip r:embed="rId7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86658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F92403E" w14:textId="77777777" w:rsidR="00CE04A1" w:rsidRDefault="00CE04A1" w:rsidP="00290B4B">
      <w:pPr>
        <w:spacing w:after="0" w:line="240" w:lineRule="auto"/>
        <w:rPr>
          <w:ins w:id="198" w:author="Melanie Müller" w:date="2025-12-31T16:09:00Z" w16du:dateUtc="2025-12-31T15:09:00Z"/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00CA5D67" wp14:editId="6E6DE2E6">
            <wp:extent cx="6715496" cy="9323275"/>
            <wp:effectExtent l="0" t="0" r="9525" b="0"/>
            <wp:docPr id="67890476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476" name="Picture 1" descr="A table of numbers with a white background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718421" cy="93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8C83" w14:textId="6953861B" w:rsidR="000F6DAC" w:rsidRPr="004A4FC1" w:rsidRDefault="000F6DAC" w:rsidP="00290B4B">
      <w:pPr>
        <w:spacing w:after="0" w:line="240" w:lineRule="auto"/>
        <w:rPr>
          <w:color w:val="000000" w:themeColor="text1"/>
          <w:lang w:val="de-CH"/>
        </w:rPr>
      </w:pPr>
      <w:ins w:id="199" w:author="Melanie Müller" w:date="2025-12-31T16:09:00Z" w16du:dateUtc="2025-12-31T15:09:00Z">
        <w:r w:rsidRPr="000F6DAC">
          <w:rPr>
            <w:noProof/>
            <w:color w:val="000000" w:themeColor="text1"/>
            <w:lang w:val="de-CH"/>
          </w:rPr>
          <w:lastRenderedPageBreak/>
          <w:drawing>
            <wp:inline distT="0" distB="0" distL="0" distR="0" wp14:anchorId="444CA4F5" wp14:editId="2F695B87">
              <wp:extent cx="6645910" cy="9039860"/>
              <wp:effectExtent l="0" t="0" r="2540" b="8890"/>
              <wp:docPr id="351936689" name="Picture 1" descr="A paper with lines and number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1936689" name="Picture 1" descr="A paper with lines and numbers&#10;&#10;AI-generated content may be incorrect."/>
                      <pic:cNvPicPr/>
                    </pic:nvPicPr>
                    <pic:blipFill>
                      <a:blip r:embed="rId7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45910" cy="9039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8B76F99" w14:textId="77777777" w:rsidR="00CE04A1" w:rsidRPr="004A4FC1" w:rsidRDefault="00CE04A1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08A69163" wp14:editId="79243D55">
            <wp:extent cx="6645910" cy="9121775"/>
            <wp:effectExtent l="0" t="0" r="2540" b="3175"/>
            <wp:docPr id="1531523692" name="Picture 1" descr="A sheet of a math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3692" name="Picture 1" descr="A sheet of a math for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420E" w14:textId="77777777" w:rsidR="00CE04A1" w:rsidRPr="004A4FC1" w:rsidRDefault="00CE04A1" w:rsidP="00290B4B">
      <w:pPr>
        <w:spacing w:after="0" w:line="240" w:lineRule="auto"/>
        <w:rPr>
          <w:color w:val="000000" w:themeColor="text1"/>
          <w:lang w:val="de-CH"/>
        </w:rPr>
      </w:pPr>
    </w:p>
    <w:p w14:paraId="42900E7E" w14:textId="77777777" w:rsidR="00CE04A1" w:rsidRPr="004A4FC1" w:rsidRDefault="00CE04A1" w:rsidP="00290B4B">
      <w:pPr>
        <w:spacing w:after="0" w:line="240" w:lineRule="auto"/>
        <w:rPr>
          <w:color w:val="000000" w:themeColor="text1"/>
          <w:lang w:val="de-CH"/>
        </w:rPr>
      </w:pPr>
      <w:r w:rsidRPr="004A4FC1">
        <w:rPr>
          <w:noProof/>
          <w:color w:val="000000" w:themeColor="text1"/>
          <w:lang w:val="de-CH"/>
        </w:rPr>
        <w:lastRenderedPageBreak/>
        <w:drawing>
          <wp:inline distT="0" distB="0" distL="0" distR="0" wp14:anchorId="7E51D2D2" wp14:editId="2411C6B0">
            <wp:extent cx="6645910" cy="7574915"/>
            <wp:effectExtent l="0" t="0" r="2540" b="6985"/>
            <wp:docPr id="744434744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4744" name="Picture 1" descr="A white sheet with black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3EBA" w14:textId="77777777" w:rsidR="00517A8D" w:rsidRPr="004A4FC1" w:rsidRDefault="00517A8D" w:rsidP="00290B4B">
      <w:pPr>
        <w:spacing w:after="0" w:line="240" w:lineRule="auto"/>
        <w:rPr>
          <w:color w:val="000000" w:themeColor="text1"/>
          <w:lang w:val="de-CH"/>
        </w:rPr>
      </w:pPr>
    </w:p>
    <w:sectPr w:rsidR="00517A8D" w:rsidRPr="004A4FC1" w:rsidSect="00517A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0" w:author="Katharina Tschirky" w:date="2025-12-30T10:46:00Z" w:initials="KT">
    <w:p w14:paraId="3B65C5FB" w14:textId="77777777" w:rsidR="00CD16BE" w:rsidRDefault="00CD16BE" w:rsidP="00CD16BE">
      <w:pPr>
        <w:pStyle w:val="CommentText"/>
      </w:pPr>
      <w:r>
        <w:rPr>
          <w:rStyle w:val="CommentReference"/>
        </w:rPr>
        <w:annotationRef/>
      </w:r>
      <w:r>
        <w:t>Check nöd wie das gmeint isch</w:t>
      </w:r>
    </w:p>
  </w:comment>
  <w:comment w:id="137" w:author="Katharina Tschirky" w:date="2025-12-30T13:10:00Z" w:initials="KT">
    <w:p w14:paraId="68B6298F" w14:textId="77777777" w:rsidR="00B57EF2" w:rsidRDefault="00B57EF2" w:rsidP="00B57EF2">
      <w:pPr>
        <w:pStyle w:val="CommentText"/>
      </w:pPr>
      <w:r>
        <w:rPr>
          <w:rStyle w:val="CommentReference"/>
        </w:rPr>
        <w:annotationRef/>
      </w:r>
      <w:r>
        <w:t>Ergänzen welches verwenden</w:t>
      </w:r>
    </w:p>
  </w:comment>
  <w:comment w:id="148" w:author="Katharina Tschirky" w:date="2025-12-30T13:27:00Z" w:initials="KT">
    <w:p w14:paraId="108A8AAE" w14:textId="77777777" w:rsidR="006E19A4" w:rsidRDefault="006E19A4" w:rsidP="006E19A4">
      <w:pPr>
        <w:pStyle w:val="CommentText"/>
      </w:pPr>
      <w:r>
        <w:rPr>
          <w:rStyle w:val="CommentReference"/>
        </w:rPr>
        <w:annotationRef/>
      </w:r>
      <w:r>
        <w:t>Chömmer das zemme aluege? Ich find es stimmt eich scho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65C5FB" w15:done="0"/>
  <w15:commentEx w15:paraId="68B6298F" w15:done="0"/>
  <w15:commentEx w15:paraId="108A8A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CA988E" w16cex:dateUtc="2025-12-30T09:46:00Z"/>
  <w16cex:commentExtensible w16cex:durableId="351C6C44" w16cex:dateUtc="2025-12-30T12:10:00Z"/>
  <w16cex:commentExtensible w16cex:durableId="3523C711" w16cex:dateUtc="2025-12-30T12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65C5FB" w16cid:durableId="68CA988E"/>
  <w16cid:commentId w16cid:paraId="68B6298F" w16cid:durableId="351C6C44"/>
  <w16cid:commentId w16cid:paraId="108A8AAE" w16cid:durableId="3523C7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EC8"/>
    <w:multiLevelType w:val="hybridMultilevel"/>
    <w:tmpl w:val="0ADC11DE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0DB"/>
    <w:multiLevelType w:val="hybridMultilevel"/>
    <w:tmpl w:val="070A86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51D1"/>
    <w:multiLevelType w:val="hybridMultilevel"/>
    <w:tmpl w:val="665406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72A52"/>
    <w:multiLevelType w:val="hybridMultilevel"/>
    <w:tmpl w:val="AE7C53B6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E51D9"/>
    <w:multiLevelType w:val="multilevel"/>
    <w:tmpl w:val="8AD6C6A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5" w15:restartNumberingAfterBreak="0">
    <w:nsid w:val="2A0115EA"/>
    <w:multiLevelType w:val="hybridMultilevel"/>
    <w:tmpl w:val="A0C64EE4"/>
    <w:lvl w:ilvl="0" w:tplc="20F01464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F4179"/>
    <w:multiLevelType w:val="multilevel"/>
    <w:tmpl w:val="66B0E1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BCE4284"/>
    <w:multiLevelType w:val="hybridMultilevel"/>
    <w:tmpl w:val="09CADE18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04BB2"/>
    <w:multiLevelType w:val="hybridMultilevel"/>
    <w:tmpl w:val="07E677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7528C"/>
    <w:multiLevelType w:val="hybridMultilevel"/>
    <w:tmpl w:val="3CD0857A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639C8"/>
    <w:multiLevelType w:val="hybridMultilevel"/>
    <w:tmpl w:val="412A7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47634"/>
    <w:multiLevelType w:val="multilevel"/>
    <w:tmpl w:val="F0688E1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96170F9"/>
    <w:multiLevelType w:val="hybridMultilevel"/>
    <w:tmpl w:val="E7E28E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C4078"/>
    <w:multiLevelType w:val="multilevel"/>
    <w:tmpl w:val="012A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CA5F6C"/>
    <w:multiLevelType w:val="multilevel"/>
    <w:tmpl w:val="AD727B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E071518"/>
    <w:multiLevelType w:val="hybridMultilevel"/>
    <w:tmpl w:val="9AC86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B167B"/>
    <w:multiLevelType w:val="hybridMultilevel"/>
    <w:tmpl w:val="996EAAB2"/>
    <w:lvl w:ilvl="0" w:tplc="838C0E14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20BDE"/>
    <w:multiLevelType w:val="hybridMultilevel"/>
    <w:tmpl w:val="84F8A8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540B59"/>
    <w:multiLevelType w:val="hybridMultilevel"/>
    <w:tmpl w:val="412A79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860514"/>
    <w:multiLevelType w:val="hybridMultilevel"/>
    <w:tmpl w:val="1EAE39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37C43"/>
    <w:multiLevelType w:val="hybridMultilevel"/>
    <w:tmpl w:val="689807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D1C05"/>
    <w:multiLevelType w:val="multilevel"/>
    <w:tmpl w:val="232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57517"/>
    <w:multiLevelType w:val="hybridMultilevel"/>
    <w:tmpl w:val="768E95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3317F"/>
    <w:multiLevelType w:val="hybridMultilevel"/>
    <w:tmpl w:val="412A7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F57AF"/>
    <w:multiLevelType w:val="hybridMultilevel"/>
    <w:tmpl w:val="32821804"/>
    <w:lvl w:ilvl="0" w:tplc="E1A63B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A6CCA"/>
    <w:multiLevelType w:val="hybridMultilevel"/>
    <w:tmpl w:val="860634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0A0EC0"/>
    <w:multiLevelType w:val="hybridMultilevel"/>
    <w:tmpl w:val="A37C34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A6FAB"/>
    <w:multiLevelType w:val="multilevel"/>
    <w:tmpl w:val="9E1C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D3DCD"/>
    <w:multiLevelType w:val="hybridMultilevel"/>
    <w:tmpl w:val="D42E87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844780"/>
    <w:multiLevelType w:val="hybridMultilevel"/>
    <w:tmpl w:val="D58038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644352">
    <w:abstractNumId w:val="6"/>
  </w:num>
  <w:num w:numId="2" w16cid:durableId="1551913874">
    <w:abstractNumId w:val="21"/>
  </w:num>
  <w:num w:numId="3" w16cid:durableId="2071296033">
    <w:abstractNumId w:val="29"/>
  </w:num>
  <w:num w:numId="4" w16cid:durableId="1543787356">
    <w:abstractNumId w:val="25"/>
  </w:num>
  <w:num w:numId="5" w16cid:durableId="169952561">
    <w:abstractNumId w:val="4"/>
  </w:num>
  <w:num w:numId="6" w16cid:durableId="1667896234">
    <w:abstractNumId w:val="3"/>
  </w:num>
  <w:num w:numId="7" w16cid:durableId="315652962">
    <w:abstractNumId w:val="18"/>
  </w:num>
  <w:num w:numId="8" w16cid:durableId="178590035">
    <w:abstractNumId w:val="26"/>
  </w:num>
  <w:num w:numId="9" w16cid:durableId="1272664755">
    <w:abstractNumId w:val="24"/>
  </w:num>
  <w:num w:numId="10" w16cid:durableId="71855217">
    <w:abstractNumId w:val="0"/>
  </w:num>
  <w:num w:numId="11" w16cid:durableId="1195578921">
    <w:abstractNumId w:val="15"/>
  </w:num>
  <w:num w:numId="12" w16cid:durableId="602305644">
    <w:abstractNumId w:val="7"/>
  </w:num>
  <w:num w:numId="13" w16cid:durableId="309528011">
    <w:abstractNumId w:val="22"/>
  </w:num>
  <w:num w:numId="14" w16cid:durableId="1675569130">
    <w:abstractNumId w:val="14"/>
  </w:num>
  <w:num w:numId="15" w16cid:durableId="1303535638">
    <w:abstractNumId w:val="12"/>
  </w:num>
  <w:num w:numId="16" w16cid:durableId="237593241">
    <w:abstractNumId w:val="23"/>
  </w:num>
  <w:num w:numId="17" w16cid:durableId="23333616">
    <w:abstractNumId w:val="19"/>
  </w:num>
  <w:num w:numId="18" w16cid:durableId="1232496881">
    <w:abstractNumId w:val="9"/>
  </w:num>
  <w:num w:numId="19" w16cid:durableId="971322798">
    <w:abstractNumId w:val="11"/>
  </w:num>
  <w:num w:numId="20" w16cid:durableId="1146361361">
    <w:abstractNumId w:val="13"/>
  </w:num>
  <w:num w:numId="21" w16cid:durableId="1929655579">
    <w:abstractNumId w:val="8"/>
  </w:num>
  <w:num w:numId="22" w16cid:durableId="1898735543">
    <w:abstractNumId w:val="20"/>
  </w:num>
  <w:num w:numId="23" w16cid:durableId="752431208">
    <w:abstractNumId w:val="17"/>
  </w:num>
  <w:num w:numId="24" w16cid:durableId="1262228299">
    <w:abstractNumId w:val="28"/>
  </w:num>
  <w:num w:numId="25" w16cid:durableId="122234975">
    <w:abstractNumId w:val="5"/>
  </w:num>
  <w:num w:numId="26" w16cid:durableId="1061905165">
    <w:abstractNumId w:val="16"/>
  </w:num>
  <w:num w:numId="27" w16cid:durableId="6105339">
    <w:abstractNumId w:val="10"/>
  </w:num>
  <w:num w:numId="28" w16cid:durableId="2092309748">
    <w:abstractNumId w:val="1"/>
  </w:num>
  <w:num w:numId="29" w16cid:durableId="578639665">
    <w:abstractNumId w:val="2"/>
  </w:num>
  <w:num w:numId="30" w16cid:durableId="795946948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anie Müller">
    <w15:presenceInfo w15:providerId="AD" w15:userId="S::melanie.mueller@ost.ch::f51de478-28d2-4592-a0d8-266c0fef6a6d"/>
  </w15:person>
  <w15:person w15:author="Katharina Tschirky">
    <w15:presenceInfo w15:providerId="AD" w15:userId="S::katharina.tschirky@ost.ch::9bc7b7be-30c2-4732-abfe-894573f821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0A"/>
    <w:rsid w:val="000175D3"/>
    <w:rsid w:val="000248E8"/>
    <w:rsid w:val="00030250"/>
    <w:rsid w:val="00035206"/>
    <w:rsid w:val="00040116"/>
    <w:rsid w:val="000502C5"/>
    <w:rsid w:val="00062F2F"/>
    <w:rsid w:val="000673C4"/>
    <w:rsid w:val="000709A6"/>
    <w:rsid w:val="00081560"/>
    <w:rsid w:val="00095C62"/>
    <w:rsid w:val="00095D37"/>
    <w:rsid w:val="000B189E"/>
    <w:rsid w:val="000C69B6"/>
    <w:rsid w:val="000C7A30"/>
    <w:rsid w:val="000D1F02"/>
    <w:rsid w:val="000D7D28"/>
    <w:rsid w:val="000F43E8"/>
    <w:rsid w:val="000F6DAC"/>
    <w:rsid w:val="00105564"/>
    <w:rsid w:val="00122511"/>
    <w:rsid w:val="001233C5"/>
    <w:rsid w:val="001245B3"/>
    <w:rsid w:val="00127443"/>
    <w:rsid w:val="0013066E"/>
    <w:rsid w:val="00134983"/>
    <w:rsid w:val="00145813"/>
    <w:rsid w:val="001525CA"/>
    <w:rsid w:val="00155C0D"/>
    <w:rsid w:val="00155DF9"/>
    <w:rsid w:val="00160828"/>
    <w:rsid w:val="001636C9"/>
    <w:rsid w:val="00176055"/>
    <w:rsid w:val="00191766"/>
    <w:rsid w:val="001B008D"/>
    <w:rsid w:val="001B21D8"/>
    <w:rsid w:val="001B2BDF"/>
    <w:rsid w:val="001B39ED"/>
    <w:rsid w:val="002223E8"/>
    <w:rsid w:val="00234253"/>
    <w:rsid w:val="00252304"/>
    <w:rsid w:val="002848B2"/>
    <w:rsid w:val="00290B4B"/>
    <w:rsid w:val="00293A3E"/>
    <w:rsid w:val="002D41A1"/>
    <w:rsid w:val="002D66DE"/>
    <w:rsid w:val="002F068C"/>
    <w:rsid w:val="00317EA2"/>
    <w:rsid w:val="0034447D"/>
    <w:rsid w:val="00346892"/>
    <w:rsid w:val="00355125"/>
    <w:rsid w:val="00371CFC"/>
    <w:rsid w:val="0037330D"/>
    <w:rsid w:val="00385225"/>
    <w:rsid w:val="003A2950"/>
    <w:rsid w:val="003B5AC0"/>
    <w:rsid w:val="003D0986"/>
    <w:rsid w:val="003E42C0"/>
    <w:rsid w:val="003F3305"/>
    <w:rsid w:val="003F3EF5"/>
    <w:rsid w:val="00400FDF"/>
    <w:rsid w:val="004030C6"/>
    <w:rsid w:val="004060C5"/>
    <w:rsid w:val="00414BA1"/>
    <w:rsid w:val="00416293"/>
    <w:rsid w:val="00420A74"/>
    <w:rsid w:val="00432E16"/>
    <w:rsid w:val="004478FC"/>
    <w:rsid w:val="004504AC"/>
    <w:rsid w:val="00462EB3"/>
    <w:rsid w:val="00472D81"/>
    <w:rsid w:val="004734B6"/>
    <w:rsid w:val="00480E97"/>
    <w:rsid w:val="004A07A7"/>
    <w:rsid w:val="004A134B"/>
    <w:rsid w:val="004A16FD"/>
    <w:rsid w:val="004A1E44"/>
    <w:rsid w:val="004A4FC1"/>
    <w:rsid w:val="004B766D"/>
    <w:rsid w:val="004D0A08"/>
    <w:rsid w:val="004D454F"/>
    <w:rsid w:val="00517383"/>
    <w:rsid w:val="00517A8D"/>
    <w:rsid w:val="0052290E"/>
    <w:rsid w:val="00540E32"/>
    <w:rsid w:val="00543033"/>
    <w:rsid w:val="0056351B"/>
    <w:rsid w:val="005652CF"/>
    <w:rsid w:val="00584028"/>
    <w:rsid w:val="00591251"/>
    <w:rsid w:val="005B3E68"/>
    <w:rsid w:val="005C1CF7"/>
    <w:rsid w:val="005C2ED0"/>
    <w:rsid w:val="005C408C"/>
    <w:rsid w:val="005F6087"/>
    <w:rsid w:val="005F7290"/>
    <w:rsid w:val="00603313"/>
    <w:rsid w:val="0061115D"/>
    <w:rsid w:val="00620358"/>
    <w:rsid w:val="00630116"/>
    <w:rsid w:val="00643CAC"/>
    <w:rsid w:val="006560F2"/>
    <w:rsid w:val="0068138E"/>
    <w:rsid w:val="006934B7"/>
    <w:rsid w:val="00693758"/>
    <w:rsid w:val="006A5B0C"/>
    <w:rsid w:val="006A7C48"/>
    <w:rsid w:val="006E19A4"/>
    <w:rsid w:val="006E259F"/>
    <w:rsid w:val="00702BF4"/>
    <w:rsid w:val="00722457"/>
    <w:rsid w:val="00730DD5"/>
    <w:rsid w:val="00734369"/>
    <w:rsid w:val="007541F5"/>
    <w:rsid w:val="0077047A"/>
    <w:rsid w:val="007762FC"/>
    <w:rsid w:val="007A00DE"/>
    <w:rsid w:val="007B47E6"/>
    <w:rsid w:val="007C1E56"/>
    <w:rsid w:val="007C57B2"/>
    <w:rsid w:val="007D183E"/>
    <w:rsid w:val="007D5E42"/>
    <w:rsid w:val="007F4D1A"/>
    <w:rsid w:val="00815A42"/>
    <w:rsid w:val="00822FD4"/>
    <w:rsid w:val="00826E60"/>
    <w:rsid w:val="00835D5F"/>
    <w:rsid w:val="00837276"/>
    <w:rsid w:val="00845418"/>
    <w:rsid w:val="008472B9"/>
    <w:rsid w:val="00864F77"/>
    <w:rsid w:val="008D7EA4"/>
    <w:rsid w:val="008E01FF"/>
    <w:rsid w:val="008F6528"/>
    <w:rsid w:val="0090491C"/>
    <w:rsid w:val="00907467"/>
    <w:rsid w:val="00911EF9"/>
    <w:rsid w:val="009441B3"/>
    <w:rsid w:val="00960352"/>
    <w:rsid w:val="00971896"/>
    <w:rsid w:val="00984AF5"/>
    <w:rsid w:val="00992BBA"/>
    <w:rsid w:val="0099366B"/>
    <w:rsid w:val="009C20B1"/>
    <w:rsid w:val="009F0245"/>
    <w:rsid w:val="009F3C08"/>
    <w:rsid w:val="009F426B"/>
    <w:rsid w:val="009F7D4B"/>
    <w:rsid w:val="00A012DC"/>
    <w:rsid w:val="00A041A9"/>
    <w:rsid w:val="00A17DC1"/>
    <w:rsid w:val="00A30263"/>
    <w:rsid w:val="00A415D6"/>
    <w:rsid w:val="00A75A39"/>
    <w:rsid w:val="00A94D4E"/>
    <w:rsid w:val="00AA32AD"/>
    <w:rsid w:val="00AA74E5"/>
    <w:rsid w:val="00AB017F"/>
    <w:rsid w:val="00AB178E"/>
    <w:rsid w:val="00AC24AB"/>
    <w:rsid w:val="00AC28A0"/>
    <w:rsid w:val="00AF5185"/>
    <w:rsid w:val="00B21AED"/>
    <w:rsid w:val="00B40A79"/>
    <w:rsid w:val="00B544B8"/>
    <w:rsid w:val="00B57EF2"/>
    <w:rsid w:val="00B62D64"/>
    <w:rsid w:val="00B65A1E"/>
    <w:rsid w:val="00B8585C"/>
    <w:rsid w:val="00B91DCF"/>
    <w:rsid w:val="00BA07F9"/>
    <w:rsid w:val="00BB53E7"/>
    <w:rsid w:val="00BC2C4A"/>
    <w:rsid w:val="00BD558F"/>
    <w:rsid w:val="00BD619D"/>
    <w:rsid w:val="00BE18F8"/>
    <w:rsid w:val="00C06CBC"/>
    <w:rsid w:val="00C1735D"/>
    <w:rsid w:val="00C22286"/>
    <w:rsid w:val="00C46B31"/>
    <w:rsid w:val="00C64977"/>
    <w:rsid w:val="00C70E42"/>
    <w:rsid w:val="00C7146D"/>
    <w:rsid w:val="00C75A48"/>
    <w:rsid w:val="00C94A86"/>
    <w:rsid w:val="00CA30CC"/>
    <w:rsid w:val="00CA7A3E"/>
    <w:rsid w:val="00CB5B14"/>
    <w:rsid w:val="00CD16BE"/>
    <w:rsid w:val="00CD18BC"/>
    <w:rsid w:val="00CE04A1"/>
    <w:rsid w:val="00CE09ED"/>
    <w:rsid w:val="00CF2A04"/>
    <w:rsid w:val="00D37B22"/>
    <w:rsid w:val="00D463CB"/>
    <w:rsid w:val="00D6331A"/>
    <w:rsid w:val="00D708A3"/>
    <w:rsid w:val="00D82C12"/>
    <w:rsid w:val="00D870EF"/>
    <w:rsid w:val="00DB0C3C"/>
    <w:rsid w:val="00DB570A"/>
    <w:rsid w:val="00DD6931"/>
    <w:rsid w:val="00DF2BAF"/>
    <w:rsid w:val="00E070F1"/>
    <w:rsid w:val="00E140D2"/>
    <w:rsid w:val="00E27490"/>
    <w:rsid w:val="00E40ED0"/>
    <w:rsid w:val="00E57213"/>
    <w:rsid w:val="00E73286"/>
    <w:rsid w:val="00E9004F"/>
    <w:rsid w:val="00E90B09"/>
    <w:rsid w:val="00ED3992"/>
    <w:rsid w:val="00ED7D4C"/>
    <w:rsid w:val="00EE300C"/>
    <w:rsid w:val="00EE4405"/>
    <w:rsid w:val="00EF5087"/>
    <w:rsid w:val="00F03311"/>
    <w:rsid w:val="00F05AEB"/>
    <w:rsid w:val="00F211D6"/>
    <w:rsid w:val="00F277B5"/>
    <w:rsid w:val="00F31086"/>
    <w:rsid w:val="00F36617"/>
    <w:rsid w:val="00F42968"/>
    <w:rsid w:val="00F64F12"/>
    <w:rsid w:val="00F707D4"/>
    <w:rsid w:val="00F814E8"/>
    <w:rsid w:val="00F957FB"/>
    <w:rsid w:val="00F97F69"/>
    <w:rsid w:val="00FF6F77"/>
    <w:rsid w:val="09B7CB98"/>
    <w:rsid w:val="51E03986"/>
    <w:rsid w:val="63EA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8267"/>
  <w15:chartTrackingRefBased/>
  <w15:docId w15:val="{B07AB3B1-186B-47FC-8C15-57D70FD0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3E7"/>
    <w:pPr>
      <w:spacing w:before="100" w:after="200" w:line="276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5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7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70A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B570A"/>
    <w:pPr>
      <w:spacing w:after="100"/>
    </w:pPr>
  </w:style>
  <w:style w:type="table" w:styleId="TableGrid">
    <w:name w:val="Table Grid"/>
    <w:basedOn w:val="TableNormal"/>
    <w:uiPriority w:val="39"/>
    <w:rsid w:val="009F7D4B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D16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6B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D16BE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6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6BE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B008D"/>
    <w:pPr>
      <w:spacing w:after="0" w:line="240" w:lineRule="auto"/>
    </w:pPr>
    <w:rPr>
      <w:rFonts w:eastAsiaTheme="minorEastAsi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77B5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17DC1"/>
    <w:pPr>
      <w:spacing w:before="240" w:after="0" w:line="259" w:lineRule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17DC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17DC1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7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comments" Target="comment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microsoft.com/office/2018/08/relationships/commentsExtensible" Target="commentsExtensible.xm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microsoft.com/office/2011/relationships/people" Target="people.xml"/><Relationship Id="rId5" Type="http://schemas.openxmlformats.org/officeDocument/2006/relationships/numbering" Target="numbering.xml"/><Relationship Id="rId61" Type="http://schemas.openxmlformats.org/officeDocument/2006/relationships/image" Target="media/image49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microsoft.com/office/2011/relationships/commentsExtended" Target="commentsExtended.xm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microsoft.com/office/2016/09/relationships/commentsIds" Target="commentsIds.xml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settings" Target="settings.xml"/><Relationship Id="rId7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a89976e951e142788b0005895993338b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d3c4bc645bd4057a566d29fec57c27bf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7DB7B8-196D-4B1A-B126-147B2926BA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0AB1D3-80BA-4A2E-9C58-3189CF6287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68CBAE-8723-44FB-B5D8-F8CCC7715C86}">
  <ds:schemaRefs>
    <ds:schemaRef ds:uri="http://schemas.microsoft.com/office/2006/metadata/properties"/>
    <ds:schemaRef ds:uri="http://schemas.microsoft.com/office/infopath/2007/PartnerControls"/>
    <ds:schemaRef ds:uri="ed41ac9a-fb51-44fc-a6d6-5a65e82a60c9"/>
    <ds:schemaRef ds:uri="e0e51e39-efc0-428d-bf71-17ffb8a6f468"/>
  </ds:schemaRefs>
</ds:datastoreItem>
</file>

<file path=customXml/itemProps4.xml><?xml version="1.0" encoding="utf-8"?>
<ds:datastoreItem xmlns:ds="http://schemas.openxmlformats.org/officeDocument/2006/customXml" ds:itemID="{86E55EF5-50F1-4AD4-B576-7E5DFEF0BB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55</Pages>
  <Words>3349</Words>
  <Characters>19094</Characters>
  <Application>Microsoft Office Word</Application>
  <DocSecurity>0</DocSecurity>
  <Lines>159</Lines>
  <Paragraphs>44</Paragraphs>
  <ScaleCrop>false</ScaleCrop>
  <Company/>
  <LinksUpToDate>false</LinksUpToDate>
  <CharactersWithSpaces>22399</CharactersWithSpaces>
  <SharedDoc>false</SharedDoc>
  <HLinks>
    <vt:vector size="66" baseType="variant">
      <vt:variant>
        <vt:i4>6750294</vt:i4>
      </vt:variant>
      <vt:variant>
        <vt:i4>63</vt:i4>
      </vt:variant>
      <vt:variant>
        <vt:i4>0</vt:i4>
      </vt:variant>
      <vt:variant>
        <vt:i4>5</vt:i4>
      </vt:variant>
      <vt:variant>
        <vt:lpwstr>https://github.com/KROIA/OST_WrStat</vt:lpwstr>
      </vt:variant>
      <vt:variant>
        <vt:lpwstr/>
      </vt:variant>
      <vt:variant>
        <vt:i4>1441853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_Toc217310935</vt:lpwstr>
      </vt:variant>
      <vt:variant>
        <vt:i4>1441853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_Toc217310934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_Toc217310933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_Toc217310932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_Toc217310931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_Toc217310930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_Toc217310929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_Toc217310928</vt:lpwstr>
      </vt:variant>
      <vt:variant>
        <vt:i4>1507389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_Toc217310927</vt:lpwstr>
      </vt:variant>
      <vt:variant>
        <vt:i4>1507389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_Toc217310926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Müller</dc:creator>
  <cp:keywords/>
  <dc:description/>
  <cp:lastModifiedBy>Katharina Tschirky</cp:lastModifiedBy>
  <cp:revision>140</cp:revision>
  <dcterms:created xsi:type="dcterms:W3CDTF">2025-12-22T11:53:00Z</dcterms:created>
  <dcterms:modified xsi:type="dcterms:W3CDTF">2026-01-02T12:10:00Z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  <property fmtid="{D5CDD505-2E9C-101B-9397-08002B2CF9AE}" pid="3" name="MediaServiceImageTags">
    <vt:lpwstr/>
  </property>
</Properties>
</file>